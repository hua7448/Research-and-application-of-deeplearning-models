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CDE33" w14:textId="77777777" w:rsidR="009B2AB4" w:rsidRDefault="009B2AB4">
      <w:pPr>
        <w:pStyle w:val="a9"/>
        <w:textAlignment w:val="center"/>
        <w:rPr>
          <w:rFonts w:asciiTheme="minorEastAsia" w:eastAsiaTheme="minorEastAsia" w:hAnsiTheme="minorEastAsia" w:cstheme="minorEastAsia"/>
          <w:b/>
          <w:sz w:val="48"/>
          <w:szCs w:val="48"/>
        </w:rPr>
      </w:pPr>
    </w:p>
    <w:p w14:paraId="02B516CF" w14:textId="77777777" w:rsidR="009B2AB4" w:rsidRDefault="008D2BAE">
      <w:pPr>
        <w:tabs>
          <w:tab w:val="left" w:pos="1725"/>
        </w:tabs>
        <w:jc w:val="center"/>
        <w:textAlignment w:val="center"/>
        <w:rPr>
          <w:rFonts w:asciiTheme="minorEastAsia" w:hAnsiTheme="minorEastAsia" w:cstheme="minorEastAsia"/>
          <w:b/>
          <w:bCs/>
          <w:sz w:val="44"/>
          <w:szCs w:val="44"/>
        </w:rPr>
      </w:pPr>
      <w:r>
        <w:rPr>
          <w:rFonts w:asciiTheme="minorEastAsia" w:hAnsiTheme="minorEastAsia" w:cstheme="minorEastAsia" w:hint="eastAsia"/>
          <w:b/>
          <w:bCs/>
          <w:sz w:val="44"/>
          <w:szCs w:val="44"/>
        </w:rPr>
        <w:t>北京师范大学珠海分校</w:t>
      </w:r>
    </w:p>
    <w:p w14:paraId="7838B33A" w14:textId="77777777" w:rsidR="009B2AB4" w:rsidRDefault="008D2BAE">
      <w:pPr>
        <w:jc w:val="center"/>
        <w:textAlignment w:val="center"/>
        <w:rPr>
          <w:rFonts w:asciiTheme="minorEastAsia" w:hAnsiTheme="minorEastAsia" w:cstheme="minorEastAsia"/>
          <w:b/>
          <w:bCs/>
          <w:sz w:val="72"/>
          <w:szCs w:val="72"/>
        </w:rPr>
      </w:pPr>
      <w:r>
        <w:rPr>
          <w:rFonts w:asciiTheme="minorEastAsia" w:hAnsiTheme="minorEastAsia" w:cstheme="minorEastAsia" w:hint="eastAsia"/>
          <w:b/>
          <w:bCs/>
          <w:sz w:val="72"/>
          <w:szCs w:val="72"/>
        </w:rPr>
        <w:t>本科生毕业论文</w:t>
      </w:r>
    </w:p>
    <w:p w14:paraId="3240A279" w14:textId="77777777" w:rsidR="009B2AB4" w:rsidRDefault="009B2AB4">
      <w:pPr>
        <w:jc w:val="center"/>
        <w:textAlignment w:val="center"/>
        <w:rPr>
          <w:rFonts w:asciiTheme="minorEastAsia" w:hAnsiTheme="minorEastAsia" w:cstheme="minorEastAsia"/>
          <w:b/>
          <w:bCs/>
          <w:sz w:val="72"/>
          <w:szCs w:val="72"/>
        </w:rPr>
      </w:pPr>
    </w:p>
    <w:p w14:paraId="74A5C3CF" w14:textId="77777777" w:rsidR="009B2AB4" w:rsidRDefault="009B2AB4">
      <w:pPr>
        <w:textAlignment w:val="center"/>
        <w:rPr>
          <w:rFonts w:asciiTheme="minorEastAsia" w:hAnsiTheme="minorEastAsia" w:cstheme="minorEastAsia"/>
          <w:b/>
          <w:szCs w:val="21"/>
        </w:rPr>
      </w:pPr>
    </w:p>
    <w:p w14:paraId="1655E3D3" w14:textId="77777777" w:rsidR="009B2AB4" w:rsidRDefault="008D2BAE">
      <w:pPr>
        <w:ind w:firstLineChars="200" w:firstLine="640"/>
        <w:textAlignment w:val="center"/>
        <w:rPr>
          <w:rFonts w:asciiTheme="minorEastAsia" w:hAnsiTheme="minorEastAsia" w:cstheme="minorEastAsia"/>
          <w:b/>
          <w:sz w:val="32"/>
          <w:szCs w:val="32"/>
        </w:rPr>
      </w:pPr>
      <w:r>
        <w:rPr>
          <w:rFonts w:asciiTheme="minorEastAsia" w:hAnsiTheme="minorEastAsia" w:cstheme="minorEastAsia" w:hint="eastAsia"/>
          <w:bCs/>
          <w:noProof/>
          <w:sz w:val="32"/>
          <w:szCs w:val="32"/>
        </w:rPr>
        <mc:AlternateContent>
          <mc:Choice Requires="wps">
            <w:drawing>
              <wp:anchor distT="0" distB="0" distL="114300" distR="114300" simplePos="0" relativeHeight="251666432" behindDoc="0" locked="0" layoutInCell="1" allowOverlap="1" wp14:anchorId="05FE1C2D" wp14:editId="008B8B18">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asciiTheme="minorEastAsia" w:hAnsiTheme="minorEastAsia" w:cstheme="minorEastAsia" w:hint="eastAsia"/>
          <w:bCs/>
          <w:sz w:val="32"/>
          <w:szCs w:val="32"/>
        </w:rPr>
        <w:t>论文题目</w:t>
      </w:r>
      <w:r>
        <w:rPr>
          <w:rFonts w:asciiTheme="minorEastAsia" w:hAnsiTheme="minorEastAsia" w:cstheme="minorEastAsia" w:hint="eastAsia"/>
          <w:b/>
          <w:sz w:val="32"/>
          <w:szCs w:val="32"/>
        </w:rPr>
        <w:t xml:space="preserve">      深度学习模型研究及应用     </w:t>
      </w:r>
    </w:p>
    <w:p w14:paraId="7811C06F" w14:textId="77777777" w:rsidR="009B2AB4" w:rsidRDefault="008D2BAE">
      <w:pPr>
        <w:jc w:val="center"/>
        <w:textAlignment w:val="center"/>
        <w:rPr>
          <w:rFonts w:asciiTheme="minorEastAsia" w:hAnsiTheme="minorEastAsia" w:cstheme="minorEastAsia"/>
          <w:b/>
          <w:sz w:val="32"/>
          <w:szCs w:val="32"/>
          <w:u w:val="single"/>
        </w:rPr>
      </w:pPr>
      <w:r>
        <w:rPr>
          <w:rFonts w:asciiTheme="minorEastAsia" w:hAnsiTheme="minorEastAsia" w:cstheme="minorEastAsia" w:hint="eastAsia"/>
          <w:b/>
          <w:sz w:val="32"/>
          <w:szCs w:val="32"/>
        </w:rPr>
        <w:t xml:space="preserve">     </w:t>
      </w:r>
    </w:p>
    <w:p w14:paraId="5C1057A9" w14:textId="77777777" w:rsidR="009B2AB4" w:rsidRDefault="009B2AB4">
      <w:pPr>
        <w:textAlignment w:val="center"/>
        <w:rPr>
          <w:rFonts w:asciiTheme="minorEastAsia" w:hAnsiTheme="minorEastAsia" w:cstheme="minorEastAsia"/>
          <w:sz w:val="30"/>
          <w:szCs w:val="30"/>
        </w:rPr>
      </w:pPr>
    </w:p>
    <w:p w14:paraId="79FFD99D" w14:textId="77777777" w:rsidR="009B2AB4" w:rsidRDefault="009B2AB4">
      <w:pPr>
        <w:textAlignment w:val="center"/>
        <w:rPr>
          <w:rFonts w:asciiTheme="minorEastAsia" w:hAnsiTheme="minorEastAsia" w:cstheme="minorEastAsia"/>
          <w:sz w:val="30"/>
          <w:szCs w:val="30"/>
        </w:rPr>
      </w:pPr>
    </w:p>
    <w:p w14:paraId="674C5977" w14:textId="77777777" w:rsidR="009B2AB4" w:rsidRDefault="008D2BAE">
      <w:pPr>
        <w:tabs>
          <w:tab w:val="left" w:pos="6735"/>
        </w:tabs>
        <w:textAlignment w:val="center"/>
        <w:rPr>
          <w:rFonts w:asciiTheme="minorEastAsia" w:hAnsiTheme="minorEastAsia" w:cstheme="minorEastAsia"/>
          <w:sz w:val="30"/>
          <w:szCs w:val="30"/>
        </w:rPr>
      </w:pPr>
      <w:r>
        <w:rPr>
          <w:rFonts w:asciiTheme="minorEastAsia" w:hAnsiTheme="minorEastAsia" w:cstheme="minorEastAsia" w:hint="eastAsia"/>
          <w:noProof/>
          <w:sz w:val="30"/>
          <w:szCs w:val="30"/>
        </w:rPr>
        <mc:AlternateContent>
          <mc:Choice Requires="wps">
            <w:drawing>
              <wp:anchor distT="0" distB="0" distL="114300" distR="114300" simplePos="0" relativeHeight="251660288" behindDoc="0" locked="0" layoutInCell="1" allowOverlap="1" wp14:anchorId="0463D9A9" wp14:editId="05A1D5E2">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asciiTheme="minorEastAsia" w:hAnsiTheme="minorEastAsia" w:cstheme="minorEastAsia" w:hint="eastAsia"/>
          <w:sz w:val="30"/>
          <w:szCs w:val="30"/>
        </w:rPr>
        <w:t xml:space="preserve">          </w:t>
      </w:r>
      <w:r>
        <w:rPr>
          <w:rFonts w:asciiTheme="minorEastAsia" w:hAnsiTheme="minorEastAsia" w:cstheme="minorEastAsia" w:hint="eastAsia"/>
          <w:sz w:val="30"/>
        </w:rPr>
        <w:t>学        院</w:t>
      </w:r>
      <w:r>
        <w:rPr>
          <w:rFonts w:asciiTheme="minorEastAsia" w:hAnsiTheme="minorEastAsia" w:cstheme="minorEastAsia" w:hint="eastAsia"/>
          <w:sz w:val="10"/>
          <w:szCs w:val="10"/>
        </w:rPr>
        <w:t xml:space="preserve">　　     </w:t>
      </w:r>
      <w:r>
        <w:rPr>
          <w:rFonts w:asciiTheme="minorEastAsia" w:hAnsiTheme="minorEastAsia" w:cstheme="minorEastAsia" w:hint="eastAsia"/>
          <w:sz w:val="30"/>
          <w:szCs w:val="30"/>
        </w:rPr>
        <w:t>应用数学学院</w:t>
      </w:r>
    </w:p>
    <w:p w14:paraId="771106C4" w14:textId="77777777" w:rsidR="009B2AB4" w:rsidRDefault="008D2BAE">
      <w:pPr>
        <w:textAlignment w:val="center"/>
        <w:rPr>
          <w:rFonts w:asciiTheme="minorEastAsia" w:hAnsiTheme="minorEastAsia" w:cstheme="minorEastAsia"/>
          <w:sz w:val="30"/>
          <w:szCs w:val="30"/>
        </w:rPr>
      </w:pPr>
      <w:r>
        <w:rPr>
          <w:rFonts w:asciiTheme="minorEastAsia" w:hAnsiTheme="minorEastAsia" w:cstheme="minorEastAsia" w:hint="eastAsia"/>
          <w:noProof/>
          <w:sz w:val="30"/>
          <w:szCs w:val="30"/>
        </w:rPr>
        <mc:AlternateContent>
          <mc:Choice Requires="wps">
            <w:drawing>
              <wp:anchor distT="0" distB="0" distL="114300" distR="114300" simplePos="0" relativeHeight="251661312" behindDoc="0" locked="0" layoutInCell="1" allowOverlap="1" wp14:anchorId="2C96E187" wp14:editId="3356C8DE">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asciiTheme="minorEastAsia" w:hAnsiTheme="minorEastAsia" w:cstheme="minorEastAsia" w:hint="eastAsia"/>
          <w:sz w:val="30"/>
          <w:szCs w:val="30"/>
        </w:rPr>
        <w:t xml:space="preserve">          </w:t>
      </w:r>
      <w:r>
        <w:rPr>
          <w:rFonts w:asciiTheme="minorEastAsia" w:hAnsiTheme="minorEastAsia" w:cstheme="minorEastAsia" w:hint="eastAsia"/>
          <w:sz w:val="30"/>
        </w:rPr>
        <w:t xml:space="preserve">专        业 </w:t>
      </w:r>
      <w:r>
        <w:rPr>
          <w:rFonts w:asciiTheme="minorEastAsia" w:hAnsiTheme="minorEastAsia" w:cstheme="minorEastAsia" w:hint="eastAsia"/>
          <w:sz w:val="30"/>
          <w:szCs w:val="30"/>
        </w:rPr>
        <w:t xml:space="preserve">  数学与应用数学</w:t>
      </w:r>
    </w:p>
    <w:p w14:paraId="633D738E" w14:textId="77777777" w:rsidR="009B2AB4" w:rsidRDefault="008D2BAE">
      <w:pPr>
        <w:textAlignment w:val="center"/>
        <w:rPr>
          <w:rFonts w:asciiTheme="minorEastAsia" w:hAnsiTheme="minorEastAsia" w:cstheme="minorEastAsia"/>
          <w:sz w:val="30"/>
          <w:szCs w:val="30"/>
        </w:rPr>
      </w:pPr>
      <w:r>
        <w:rPr>
          <w:rFonts w:asciiTheme="minorEastAsia" w:hAnsiTheme="minorEastAsia" w:cstheme="minorEastAsia" w:hint="eastAsia"/>
          <w:noProof/>
          <w:sz w:val="30"/>
          <w:szCs w:val="30"/>
        </w:rPr>
        <mc:AlternateContent>
          <mc:Choice Requires="wps">
            <w:drawing>
              <wp:anchor distT="0" distB="0" distL="114300" distR="114300" simplePos="0" relativeHeight="251662336" behindDoc="0" locked="0" layoutInCell="1" allowOverlap="1" wp14:anchorId="2364C657" wp14:editId="6C19BB57">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asciiTheme="minorEastAsia" w:hAnsiTheme="minorEastAsia" w:cstheme="minorEastAsia" w:hint="eastAsia"/>
          <w:sz w:val="30"/>
          <w:szCs w:val="30"/>
        </w:rPr>
        <w:t xml:space="preserve">          </w:t>
      </w:r>
      <w:r>
        <w:rPr>
          <w:rFonts w:asciiTheme="minorEastAsia" w:hAnsiTheme="minorEastAsia" w:cstheme="minorEastAsia" w:hint="eastAsia"/>
          <w:sz w:val="30"/>
        </w:rPr>
        <w:t>学        号</w:t>
      </w:r>
      <w:r>
        <w:rPr>
          <w:rFonts w:asciiTheme="minorEastAsia" w:hAnsiTheme="minorEastAsia" w:cstheme="minorEastAsia" w:hint="eastAsia"/>
          <w:sz w:val="30"/>
          <w:szCs w:val="30"/>
        </w:rPr>
        <w:t xml:space="preserve">   1717010022</w:t>
      </w:r>
    </w:p>
    <w:p w14:paraId="4786ED38" w14:textId="77777777" w:rsidR="009B2AB4" w:rsidRDefault="008D2BAE">
      <w:pPr>
        <w:textAlignment w:val="center"/>
        <w:rPr>
          <w:rFonts w:asciiTheme="minorEastAsia" w:hAnsiTheme="minorEastAsia" w:cstheme="minorEastAsia"/>
          <w:sz w:val="30"/>
          <w:szCs w:val="30"/>
        </w:rPr>
      </w:pPr>
      <w:r>
        <w:rPr>
          <w:rFonts w:asciiTheme="minorEastAsia" w:hAnsiTheme="minorEastAsia" w:cstheme="minorEastAsia" w:hint="eastAsia"/>
          <w:noProof/>
          <w:sz w:val="30"/>
          <w:szCs w:val="30"/>
        </w:rPr>
        <mc:AlternateContent>
          <mc:Choice Requires="wps">
            <w:drawing>
              <wp:anchor distT="0" distB="0" distL="114300" distR="114300" simplePos="0" relativeHeight="251663360" behindDoc="0" locked="0" layoutInCell="1" allowOverlap="1" wp14:anchorId="3234DA3D" wp14:editId="30A523B6">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asciiTheme="minorEastAsia" w:hAnsiTheme="minorEastAsia" w:cstheme="minorEastAsia" w:hint="eastAsia"/>
          <w:sz w:val="30"/>
          <w:szCs w:val="30"/>
        </w:rPr>
        <w:t xml:space="preserve">          </w:t>
      </w:r>
      <w:r>
        <w:rPr>
          <w:rFonts w:asciiTheme="minorEastAsia" w:hAnsiTheme="minorEastAsia" w:cstheme="minorEastAsia" w:hint="eastAsia"/>
          <w:sz w:val="30"/>
        </w:rPr>
        <w:t>学 生  姓 名</w:t>
      </w:r>
      <w:r>
        <w:rPr>
          <w:rFonts w:asciiTheme="minorEastAsia" w:hAnsiTheme="minorEastAsia" w:cstheme="minorEastAsia" w:hint="eastAsia"/>
          <w:sz w:val="30"/>
          <w:szCs w:val="30"/>
        </w:rPr>
        <w:t xml:space="preserve">   黄继安</w:t>
      </w:r>
    </w:p>
    <w:p w14:paraId="1E4766FF" w14:textId="77777777" w:rsidR="009B2AB4" w:rsidRDefault="008D2BAE">
      <w:pPr>
        <w:textAlignment w:val="center"/>
        <w:rPr>
          <w:rFonts w:asciiTheme="minorEastAsia" w:hAnsiTheme="minorEastAsia" w:cstheme="minorEastAsia"/>
          <w:sz w:val="30"/>
          <w:szCs w:val="30"/>
        </w:rPr>
      </w:pPr>
      <w:r>
        <w:rPr>
          <w:rFonts w:asciiTheme="minorEastAsia" w:hAnsiTheme="minorEastAsia" w:cstheme="minorEastAsia" w:hint="eastAsia"/>
          <w:noProof/>
          <w:sz w:val="30"/>
          <w:szCs w:val="30"/>
        </w:rPr>
        <mc:AlternateContent>
          <mc:Choice Requires="wps">
            <w:drawing>
              <wp:anchor distT="0" distB="0" distL="114300" distR="114300" simplePos="0" relativeHeight="251664384" behindDoc="0" locked="0" layoutInCell="1" allowOverlap="1" wp14:anchorId="4A57D6E2" wp14:editId="26DB66CF">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asciiTheme="minorEastAsia" w:hAnsiTheme="minorEastAsia" w:cstheme="minorEastAsia" w:hint="eastAsia"/>
          <w:sz w:val="30"/>
          <w:szCs w:val="30"/>
        </w:rPr>
        <w:t xml:space="preserve">          指导教师姓名   李艳</w:t>
      </w:r>
    </w:p>
    <w:p w14:paraId="3446FC76" w14:textId="77777777" w:rsidR="009B2AB4" w:rsidRDefault="008D2BAE">
      <w:pPr>
        <w:textAlignment w:val="center"/>
        <w:rPr>
          <w:rFonts w:asciiTheme="minorEastAsia" w:hAnsiTheme="minorEastAsia" w:cstheme="minorEastAsia"/>
          <w:sz w:val="30"/>
          <w:szCs w:val="30"/>
        </w:rPr>
      </w:pPr>
      <w:r>
        <w:rPr>
          <w:rFonts w:asciiTheme="minorEastAsia" w:hAnsiTheme="minorEastAsia" w:cstheme="minorEastAsia" w:hint="eastAsia"/>
          <w:noProof/>
          <w:sz w:val="30"/>
          <w:szCs w:val="30"/>
        </w:rPr>
        <mc:AlternateContent>
          <mc:Choice Requires="wps">
            <w:drawing>
              <wp:anchor distT="0" distB="0" distL="114300" distR="114300" simplePos="0" relativeHeight="251665408" behindDoc="0" locked="0" layoutInCell="1" allowOverlap="1" wp14:anchorId="4A03CA59" wp14:editId="0E768630">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asciiTheme="minorEastAsia" w:hAnsiTheme="minorEastAsia" w:cstheme="minorEastAsia" w:hint="eastAsia"/>
          <w:sz w:val="30"/>
          <w:szCs w:val="30"/>
        </w:rPr>
        <w:t xml:space="preserve">          指导教师单位   北师大珠海分校应用数学学院</w:t>
      </w:r>
    </w:p>
    <w:p w14:paraId="224FFAB5" w14:textId="77777777" w:rsidR="009B2AB4" w:rsidRDefault="009B2AB4">
      <w:pPr>
        <w:textAlignment w:val="center"/>
        <w:rPr>
          <w:rFonts w:asciiTheme="minorEastAsia" w:hAnsiTheme="minorEastAsia" w:cstheme="minorEastAsia"/>
          <w:sz w:val="30"/>
          <w:szCs w:val="30"/>
        </w:rPr>
      </w:pPr>
    </w:p>
    <w:p w14:paraId="7151C24D" w14:textId="77777777" w:rsidR="009B2AB4" w:rsidRDefault="009B2AB4">
      <w:pPr>
        <w:textAlignment w:val="center"/>
        <w:rPr>
          <w:rFonts w:asciiTheme="minorEastAsia" w:hAnsiTheme="minorEastAsia" w:cstheme="minorEastAsia"/>
          <w:sz w:val="30"/>
          <w:szCs w:val="30"/>
        </w:rPr>
      </w:pPr>
    </w:p>
    <w:p w14:paraId="6897E7ED" w14:textId="77777777" w:rsidR="009B2AB4" w:rsidRDefault="008D2BAE">
      <w:pPr>
        <w:tabs>
          <w:tab w:val="left" w:pos="1725"/>
        </w:tabs>
        <w:jc w:val="center"/>
        <w:textAlignment w:val="center"/>
        <w:rPr>
          <w:rFonts w:asciiTheme="minorEastAsia" w:hAnsiTheme="minorEastAsia" w:cstheme="minorEastAsia"/>
          <w:b/>
          <w:bCs/>
        </w:rPr>
      </w:pPr>
      <w:r>
        <w:rPr>
          <w:rFonts w:asciiTheme="minorEastAsia" w:hAnsiTheme="minorEastAsia" w:cstheme="minorEastAsia" w:hint="eastAsia"/>
          <w:sz w:val="30"/>
          <w:szCs w:val="30"/>
        </w:rPr>
        <w:t>2020年11月28日</w:t>
      </w:r>
    </w:p>
    <w:p w14:paraId="26A954ED" w14:textId="77777777" w:rsidR="009B2AB4" w:rsidRDefault="009B2AB4">
      <w:pPr>
        <w:textAlignment w:val="center"/>
        <w:rPr>
          <w:rFonts w:asciiTheme="minorEastAsia" w:hAnsiTheme="minorEastAsia" w:cstheme="minorEastAsia"/>
        </w:rPr>
      </w:pPr>
    </w:p>
    <w:p w14:paraId="492BDC2B" w14:textId="77777777" w:rsidR="009B2AB4" w:rsidRDefault="009B2AB4">
      <w:pPr>
        <w:widowControl/>
        <w:textAlignment w:val="center"/>
        <w:rPr>
          <w:rFonts w:asciiTheme="minorEastAsia" w:hAnsiTheme="minorEastAsia" w:cstheme="minorEastAsia"/>
        </w:rPr>
      </w:pPr>
    </w:p>
    <w:p w14:paraId="32AA2FD2" w14:textId="77777777" w:rsidR="009B2AB4" w:rsidRDefault="009B2AB4">
      <w:pPr>
        <w:textAlignment w:val="center"/>
        <w:rPr>
          <w:rFonts w:asciiTheme="minorEastAsia" w:hAnsiTheme="minorEastAsia" w:cstheme="minorEastAsia"/>
        </w:rPr>
      </w:pPr>
    </w:p>
    <w:p w14:paraId="45F948BB" w14:textId="77777777" w:rsidR="009B2AB4" w:rsidRDefault="009B2AB4">
      <w:pPr>
        <w:textAlignment w:val="center"/>
        <w:rPr>
          <w:rFonts w:asciiTheme="minorEastAsia" w:hAnsiTheme="minorEastAsia" w:cstheme="minorEastAsia"/>
        </w:rPr>
      </w:pPr>
    </w:p>
    <w:p w14:paraId="076805AE" w14:textId="77777777" w:rsidR="009B2AB4" w:rsidRDefault="009B2AB4">
      <w:pPr>
        <w:textAlignment w:val="center"/>
        <w:rPr>
          <w:rFonts w:asciiTheme="minorEastAsia" w:hAnsiTheme="minorEastAsia" w:cstheme="minorEastAsia"/>
        </w:rPr>
      </w:pPr>
    </w:p>
    <w:p w14:paraId="3CAE8C39" w14:textId="77777777" w:rsidR="009B2AB4" w:rsidRDefault="008D2BAE">
      <w:pPr>
        <w:widowControl/>
        <w:textAlignment w:val="center"/>
        <w:rPr>
          <w:rFonts w:asciiTheme="minorEastAsia" w:hAnsiTheme="minorEastAsia" w:cstheme="minorEastAsia"/>
          <w:sz w:val="44"/>
          <w:szCs w:val="44"/>
        </w:rPr>
      </w:pPr>
      <w:r>
        <w:rPr>
          <w:rFonts w:asciiTheme="minorEastAsia" w:hAnsiTheme="minorEastAsia" w:cstheme="minorEastAsia" w:hint="eastAsia"/>
          <w:b/>
          <w:w w:val="90"/>
          <w:sz w:val="32"/>
        </w:rPr>
        <w:br w:type="page"/>
      </w:r>
    </w:p>
    <w:p w14:paraId="0F464066" w14:textId="77777777" w:rsidR="009B2AB4" w:rsidRDefault="008D2BAE">
      <w:pPr>
        <w:jc w:val="center"/>
        <w:textAlignment w:val="center"/>
        <w:rPr>
          <w:rFonts w:ascii="宋体" w:hAnsi="宋体"/>
          <w:sz w:val="30"/>
          <w:szCs w:val="30"/>
        </w:rPr>
      </w:pPr>
      <w:r>
        <w:rPr>
          <w:rFonts w:hint="eastAsia"/>
          <w:b/>
          <w:w w:val="90"/>
          <w:sz w:val="32"/>
        </w:rPr>
        <w:lastRenderedPageBreak/>
        <w:t>北京师范大学珠海分校学位论文写作声明和使用授权说明</w:t>
      </w:r>
    </w:p>
    <w:p w14:paraId="15214CCB" w14:textId="77777777" w:rsidR="009B2AB4" w:rsidRDefault="009B2AB4">
      <w:pPr>
        <w:jc w:val="center"/>
        <w:textAlignment w:val="center"/>
        <w:rPr>
          <w:rFonts w:ascii="宋体" w:hAnsi="宋体"/>
          <w:sz w:val="28"/>
          <w:szCs w:val="28"/>
        </w:rPr>
      </w:pPr>
    </w:p>
    <w:p w14:paraId="398BC304" w14:textId="77777777" w:rsidR="009B2AB4" w:rsidRDefault="008D2BAE">
      <w:pPr>
        <w:jc w:val="center"/>
        <w:textAlignment w:val="center"/>
        <w:rPr>
          <w:b/>
          <w:sz w:val="18"/>
          <w:szCs w:val="18"/>
        </w:rPr>
      </w:pPr>
      <w:r>
        <w:rPr>
          <w:rFonts w:hint="eastAsia"/>
          <w:b/>
          <w:sz w:val="28"/>
        </w:rPr>
        <w:t>学位论文写作声明</w:t>
      </w:r>
    </w:p>
    <w:p w14:paraId="41C53DEE" w14:textId="77777777" w:rsidR="009B2AB4" w:rsidRDefault="009B2AB4">
      <w:pPr>
        <w:jc w:val="center"/>
        <w:textAlignment w:val="center"/>
        <w:rPr>
          <w:rFonts w:ascii="宋体" w:hAnsi="宋体"/>
          <w:sz w:val="18"/>
          <w:szCs w:val="18"/>
        </w:rPr>
      </w:pPr>
    </w:p>
    <w:p w14:paraId="46E5A642" w14:textId="77777777" w:rsidR="009B2AB4" w:rsidRDefault="008D2BAE">
      <w:pPr>
        <w:spacing w:line="360" w:lineRule="auto"/>
        <w:ind w:firstLineChars="200" w:firstLine="480"/>
        <w:textAlignment w:val="center"/>
        <w:rPr>
          <w:rFonts w:ascii="宋体" w:hAnsi="宋体"/>
          <w:sz w:val="24"/>
        </w:rPr>
      </w:pPr>
      <w:r>
        <w:rPr>
          <w:rFonts w:ascii="宋体" w:hAnsi="宋体"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732800CC" w14:textId="77777777" w:rsidR="009B2AB4" w:rsidRDefault="009B2AB4">
      <w:pPr>
        <w:spacing w:line="360" w:lineRule="auto"/>
        <w:textAlignment w:val="center"/>
        <w:rPr>
          <w:sz w:val="24"/>
        </w:rPr>
      </w:pPr>
    </w:p>
    <w:p w14:paraId="60B3959B" w14:textId="77777777" w:rsidR="009B2AB4" w:rsidRDefault="008D2BAE">
      <w:pPr>
        <w:wordWrap w:val="0"/>
        <w:jc w:val="right"/>
        <w:textAlignment w:val="center"/>
        <w:rPr>
          <w:rFonts w:ascii="宋体" w:hAnsi="宋体"/>
          <w:sz w:val="24"/>
        </w:rPr>
      </w:pPr>
      <w:r>
        <w:rPr>
          <w:rFonts w:ascii="宋体" w:hAnsi="宋体" w:hint="eastAsia"/>
          <w:sz w:val="24"/>
        </w:rPr>
        <w:t xml:space="preserve">                       论文作者签名：        日期：    年    月    日   </w:t>
      </w:r>
    </w:p>
    <w:p w14:paraId="647F531E" w14:textId="77777777" w:rsidR="009B2AB4" w:rsidRDefault="009B2AB4">
      <w:pPr>
        <w:textAlignment w:val="center"/>
        <w:rPr>
          <w:rFonts w:ascii="宋体" w:hAnsi="宋体"/>
          <w:sz w:val="24"/>
        </w:rPr>
      </w:pPr>
    </w:p>
    <w:p w14:paraId="03A490C0" w14:textId="77777777" w:rsidR="009B2AB4" w:rsidRDefault="009B2AB4">
      <w:pPr>
        <w:textAlignment w:val="center"/>
        <w:rPr>
          <w:rFonts w:ascii="宋体" w:hAnsi="宋体"/>
        </w:rPr>
      </w:pPr>
    </w:p>
    <w:p w14:paraId="5B51C9F9" w14:textId="77777777" w:rsidR="009B2AB4" w:rsidRDefault="009B2AB4">
      <w:pPr>
        <w:textAlignment w:val="center"/>
        <w:rPr>
          <w:rFonts w:ascii="宋体" w:hAnsi="宋体"/>
        </w:rPr>
      </w:pPr>
    </w:p>
    <w:p w14:paraId="6BBE4672" w14:textId="77777777" w:rsidR="009B2AB4" w:rsidRDefault="009B2AB4">
      <w:pPr>
        <w:textAlignment w:val="center"/>
        <w:rPr>
          <w:rFonts w:ascii="宋体" w:hAnsi="宋体"/>
        </w:rPr>
      </w:pPr>
    </w:p>
    <w:p w14:paraId="7DA18051" w14:textId="77777777" w:rsidR="009B2AB4" w:rsidRDefault="008D2BAE">
      <w:pPr>
        <w:jc w:val="center"/>
        <w:textAlignment w:val="center"/>
        <w:rPr>
          <w:b/>
          <w:sz w:val="28"/>
        </w:rPr>
      </w:pPr>
      <w:r>
        <w:rPr>
          <w:rFonts w:hint="eastAsia"/>
          <w:b/>
          <w:sz w:val="28"/>
        </w:rPr>
        <w:t>学位论文使用授权说明</w:t>
      </w:r>
    </w:p>
    <w:p w14:paraId="37C49BD6" w14:textId="77777777" w:rsidR="009B2AB4" w:rsidRDefault="009B2AB4">
      <w:pPr>
        <w:textAlignment w:val="center"/>
        <w:rPr>
          <w:b/>
          <w:sz w:val="18"/>
          <w:szCs w:val="18"/>
        </w:rPr>
      </w:pPr>
    </w:p>
    <w:p w14:paraId="0C9B36B0" w14:textId="77777777" w:rsidR="009B2AB4" w:rsidRDefault="008D2BAE">
      <w:pPr>
        <w:spacing w:line="360" w:lineRule="auto"/>
        <w:ind w:firstLineChars="245" w:firstLine="588"/>
        <w:textAlignment w:val="center"/>
        <w:rPr>
          <w:rFonts w:ascii="宋体" w:eastAsia="宋体" w:hAnsi="宋体" w:cs="宋体"/>
          <w:sz w:val="24"/>
        </w:rPr>
      </w:pPr>
      <w:r>
        <w:rPr>
          <w:rFonts w:ascii="宋体" w:eastAsia="宋体" w:hAnsi="宋体" w:cs="宋体" w:hint="eastAsia"/>
          <w:sz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14:paraId="398DBE87" w14:textId="77777777" w:rsidR="009B2AB4" w:rsidRDefault="009B2AB4">
      <w:pPr>
        <w:spacing w:line="360" w:lineRule="auto"/>
        <w:ind w:firstLineChars="245" w:firstLine="588"/>
        <w:textAlignment w:val="center"/>
        <w:rPr>
          <w:rFonts w:ascii="宋体" w:eastAsia="宋体" w:hAnsi="宋体" w:cs="宋体"/>
          <w:sz w:val="24"/>
        </w:rPr>
      </w:pPr>
    </w:p>
    <w:p w14:paraId="0DD30A8D" w14:textId="77777777" w:rsidR="009B2AB4" w:rsidRDefault="009B2AB4">
      <w:pPr>
        <w:spacing w:line="360" w:lineRule="auto"/>
        <w:ind w:firstLineChars="245" w:firstLine="588"/>
        <w:textAlignment w:val="center"/>
        <w:rPr>
          <w:rFonts w:ascii="宋体" w:eastAsia="宋体" w:hAnsi="宋体" w:cs="宋体"/>
          <w:sz w:val="24"/>
        </w:rPr>
      </w:pPr>
    </w:p>
    <w:p w14:paraId="74487DF7" w14:textId="77777777" w:rsidR="009B2AB4" w:rsidRDefault="009B2AB4">
      <w:pPr>
        <w:spacing w:line="360" w:lineRule="auto"/>
        <w:ind w:firstLineChars="245" w:firstLine="588"/>
        <w:textAlignment w:val="center"/>
        <w:rPr>
          <w:rFonts w:ascii="宋体" w:eastAsia="宋体" w:hAnsi="宋体" w:cs="宋体"/>
          <w:sz w:val="24"/>
        </w:rPr>
      </w:pPr>
    </w:p>
    <w:p w14:paraId="1C155628" w14:textId="77777777" w:rsidR="009B2AB4" w:rsidRDefault="009B2AB4">
      <w:pPr>
        <w:spacing w:line="360" w:lineRule="auto"/>
        <w:ind w:firstLineChars="245" w:firstLine="588"/>
        <w:textAlignment w:val="center"/>
        <w:rPr>
          <w:rFonts w:ascii="宋体" w:eastAsia="宋体" w:hAnsi="宋体" w:cs="宋体"/>
          <w:sz w:val="24"/>
        </w:rPr>
      </w:pPr>
    </w:p>
    <w:p w14:paraId="799705E2" w14:textId="77777777" w:rsidR="009B2AB4" w:rsidRDefault="008D2BAE">
      <w:pPr>
        <w:wordWrap w:val="0"/>
        <w:spacing w:line="360" w:lineRule="auto"/>
        <w:ind w:firstLineChars="245" w:firstLine="588"/>
        <w:jc w:val="right"/>
        <w:textAlignment w:val="center"/>
        <w:rPr>
          <w:rFonts w:ascii="宋体" w:eastAsia="宋体" w:hAnsi="宋体" w:cs="宋体"/>
          <w:sz w:val="24"/>
        </w:rPr>
      </w:pPr>
      <w:r>
        <w:rPr>
          <w:rFonts w:ascii="宋体" w:eastAsia="宋体" w:hAnsi="宋体" w:cs="宋体" w:hint="eastAsia"/>
          <w:sz w:val="24"/>
        </w:rPr>
        <w:t xml:space="preserve">                 论文作者签名：          导师签名：          </w:t>
      </w:r>
    </w:p>
    <w:p w14:paraId="31C9A8A3" w14:textId="77777777" w:rsidR="009B2AB4" w:rsidRDefault="008D2BAE">
      <w:pPr>
        <w:wordWrap w:val="0"/>
        <w:spacing w:line="360" w:lineRule="auto"/>
        <w:ind w:firstLineChars="245" w:firstLine="588"/>
        <w:jc w:val="right"/>
        <w:textAlignment w:val="center"/>
        <w:rPr>
          <w:rFonts w:ascii="宋体" w:eastAsia="宋体" w:hAnsi="宋体" w:cs="宋体"/>
          <w:sz w:val="24"/>
        </w:rPr>
      </w:pPr>
      <w:r>
        <w:rPr>
          <w:rFonts w:ascii="宋体" w:eastAsia="宋体" w:hAnsi="宋体" w:cs="宋体" w:hint="eastAsia"/>
          <w:sz w:val="24"/>
        </w:rPr>
        <w:t xml:space="preserve">                            日期：    年    月    日   </w:t>
      </w:r>
    </w:p>
    <w:p w14:paraId="205740AB" w14:textId="77777777" w:rsidR="009B2AB4" w:rsidRDefault="009B2AB4">
      <w:pPr>
        <w:textAlignment w:val="center"/>
        <w:rPr>
          <w:b/>
        </w:rPr>
      </w:pPr>
    </w:p>
    <w:p w14:paraId="4E58B696" w14:textId="77777777" w:rsidR="009B2AB4" w:rsidRDefault="009B2AB4">
      <w:pPr>
        <w:rPr>
          <w:rFonts w:asciiTheme="minorEastAsia" w:hAnsiTheme="minorEastAsia" w:cstheme="minorEastAsia"/>
          <w:sz w:val="36"/>
          <w:szCs w:val="36"/>
        </w:rPr>
      </w:pPr>
    </w:p>
    <w:p w14:paraId="3C6189DC" w14:textId="77777777" w:rsidR="009B2AB4" w:rsidRDefault="009B2AB4">
      <w:pPr>
        <w:jc w:val="center"/>
        <w:rPr>
          <w:rFonts w:ascii="黑体" w:eastAsia="黑体" w:hAnsi="黑体" w:cs="黑体"/>
          <w:sz w:val="36"/>
          <w:szCs w:val="36"/>
        </w:rPr>
        <w:sectPr w:rsidR="009B2AB4">
          <w:pgSz w:w="11906" w:h="16838"/>
          <w:pgMar w:top="1440" w:right="1800" w:bottom="1440" w:left="1800" w:header="851" w:footer="992" w:gutter="0"/>
          <w:cols w:space="425"/>
          <w:docGrid w:type="lines" w:linePitch="312"/>
        </w:sectPr>
      </w:pPr>
    </w:p>
    <w:p w14:paraId="04F28FF2" w14:textId="77777777" w:rsidR="009B2AB4" w:rsidRDefault="008D2BAE">
      <w:pPr>
        <w:jc w:val="center"/>
        <w:rPr>
          <w:rFonts w:ascii="黑体" w:eastAsia="黑体" w:hAnsi="黑体" w:cs="黑体"/>
          <w:sz w:val="36"/>
          <w:szCs w:val="36"/>
        </w:rPr>
      </w:pPr>
      <w:r>
        <w:rPr>
          <w:rFonts w:ascii="黑体" w:eastAsia="黑体" w:hAnsi="黑体" w:cs="黑体" w:hint="eastAsia"/>
          <w:sz w:val="36"/>
          <w:szCs w:val="36"/>
        </w:rPr>
        <w:lastRenderedPageBreak/>
        <w:t>深度学习模型研究及应用</w:t>
      </w:r>
    </w:p>
    <w:p w14:paraId="6888F447" w14:textId="77777777" w:rsidR="009B2AB4" w:rsidRDefault="009B2AB4">
      <w:pPr>
        <w:jc w:val="center"/>
        <w:rPr>
          <w:rFonts w:asciiTheme="minorEastAsia" w:hAnsiTheme="minorEastAsia" w:cstheme="minorEastAsia"/>
          <w:sz w:val="36"/>
          <w:szCs w:val="36"/>
        </w:rPr>
      </w:pPr>
    </w:p>
    <w:p w14:paraId="69103EED" w14:textId="77777777" w:rsidR="009B2AB4" w:rsidRDefault="008D2BAE">
      <w:pPr>
        <w:jc w:val="center"/>
        <w:rPr>
          <w:rFonts w:ascii="黑体" w:eastAsia="黑体" w:hAnsi="黑体" w:cs="黑体"/>
          <w:sz w:val="32"/>
          <w:szCs w:val="32"/>
        </w:rPr>
      </w:pPr>
      <w:r>
        <w:rPr>
          <w:rFonts w:ascii="黑体" w:eastAsia="黑体" w:hAnsi="黑体" w:cs="黑体" w:hint="eastAsia"/>
          <w:sz w:val="32"/>
          <w:szCs w:val="32"/>
        </w:rPr>
        <w:t>摘要</w:t>
      </w:r>
    </w:p>
    <w:p w14:paraId="2F4B02F5" w14:textId="32A95925" w:rsidR="009B2AB4" w:rsidRDefault="008D2BAE">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w:t>
      </w:r>
      <w:ins w:id="0" w:author="Microsoft Office 用户" w:date="2021-04-02T10:04:00Z">
        <w:r>
          <w:rPr>
            <w:rFonts w:asciiTheme="minorEastAsia" w:hAnsiTheme="minorEastAsia" w:cstheme="minorEastAsia" w:hint="eastAsia"/>
            <w:sz w:val="24"/>
          </w:rPr>
          <w:t>卷积神经网络</w:t>
        </w:r>
      </w:ins>
      <w:ins w:id="1" w:author="Microsoft Office 用户" w:date="2021-04-02T10:05:00Z">
        <w:r>
          <w:rPr>
            <w:rFonts w:asciiTheme="minorEastAsia" w:hAnsiTheme="minorEastAsia" w:cstheme="minorEastAsia" w:hint="eastAsia"/>
            <w:sz w:val="24"/>
          </w:rPr>
          <w:t>（</w:t>
        </w:r>
      </w:ins>
      <w:r>
        <w:rPr>
          <w:rFonts w:asciiTheme="minorEastAsia" w:hAnsiTheme="minorEastAsia" w:cstheme="minorEastAsia" w:hint="eastAsia"/>
          <w:sz w:val="24"/>
        </w:rPr>
        <w:t>CNN</w:t>
      </w:r>
      <w:ins w:id="2" w:author="Microsoft Office 用户" w:date="2021-04-02T10:05:00Z">
        <w:r>
          <w:rPr>
            <w:rFonts w:asciiTheme="minorEastAsia" w:hAnsiTheme="minorEastAsia" w:cstheme="minorEastAsia" w:hint="eastAsia"/>
            <w:sz w:val="24"/>
          </w:rPr>
          <w:t>）</w:t>
        </w:r>
      </w:ins>
      <w:r>
        <w:rPr>
          <w:rFonts w:asciiTheme="minorEastAsia" w:hAnsiTheme="minorEastAsia" w:cstheme="minorEastAsia" w:hint="eastAsia"/>
          <w:sz w:val="24"/>
        </w:rPr>
        <w:t>,</w:t>
      </w:r>
      <w:ins w:id="3" w:author="Microsoft Office 用户" w:date="2021-04-02T10:07:00Z">
        <w:r w:rsidR="004452FB">
          <w:rPr>
            <w:rFonts w:asciiTheme="minorEastAsia" w:hAnsiTheme="minorEastAsia" w:cstheme="minorEastAsia" w:hint="eastAsia"/>
            <w:sz w:val="24"/>
          </w:rPr>
          <w:t>循环神经网络（</w:t>
        </w:r>
      </w:ins>
      <w:r>
        <w:rPr>
          <w:rFonts w:asciiTheme="minorEastAsia" w:hAnsiTheme="minorEastAsia" w:cstheme="minorEastAsia" w:hint="eastAsia"/>
          <w:sz w:val="24"/>
        </w:rPr>
        <w:t>RNN</w:t>
      </w:r>
      <w:ins w:id="4" w:author="Microsoft Office 用户" w:date="2021-04-02T10:07:00Z">
        <w:r w:rsidR="004452FB">
          <w:rPr>
            <w:rFonts w:asciiTheme="minorEastAsia" w:hAnsiTheme="minorEastAsia" w:cstheme="minorEastAsia" w:hint="eastAsia"/>
            <w:sz w:val="24"/>
          </w:rPr>
          <w:t>）</w:t>
        </w:r>
      </w:ins>
      <w:r>
        <w:rPr>
          <w:rFonts w:asciiTheme="minorEastAsia" w:hAnsiTheme="minorEastAsia" w:cstheme="minorEastAsia" w:hint="eastAsia"/>
          <w:sz w:val="24"/>
        </w:rPr>
        <w:t>,</w:t>
      </w:r>
      <w:ins w:id="5" w:author="Microsoft Office 用户" w:date="2021-04-02T10:08:00Z">
        <w:r w:rsidR="004452FB">
          <w:rPr>
            <w:rFonts w:asciiTheme="minorEastAsia" w:hAnsiTheme="minorEastAsia" w:cstheme="minorEastAsia" w:hint="eastAsia"/>
            <w:sz w:val="24"/>
          </w:rPr>
          <w:t>以及</w:t>
        </w:r>
      </w:ins>
      <w:ins w:id="6" w:author="Microsoft Office 用户" w:date="2021-04-02T10:07:00Z">
        <w:r w:rsidR="004452FB">
          <w:rPr>
            <w:rFonts w:asciiTheme="minorEastAsia" w:hAnsiTheme="minorEastAsia" w:cstheme="minorEastAsia" w:hint="eastAsia"/>
            <w:sz w:val="24"/>
          </w:rPr>
          <w:t>生成对抗神经网络</w:t>
        </w:r>
      </w:ins>
      <w:ins w:id="7" w:author="Microsoft Office 用户" w:date="2021-04-02T10:08:00Z">
        <w:r w:rsidR="004452FB">
          <w:rPr>
            <w:rFonts w:asciiTheme="minorEastAsia" w:hAnsiTheme="minorEastAsia" w:cstheme="minorEastAsia" w:hint="eastAsia"/>
            <w:sz w:val="24"/>
          </w:rPr>
          <w:t>（</w:t>
        </w:r>
      </w:ins>
      <w:r>
        <w:rPr>
          <w:rFonts w:asciiTheme="minorEastAsia" w:hAnsiTheme="minorEastAsia" w:cstheme="minorEastAsia" w:hint="eastAsia"/>
          <w:sz w:val="24"/>
        </w:rPr>
        <w:t>GAN</w:t>
      </w:r>
      <w:ins w:id="8" w:author="Microsoft Office 用户" w:date="2021-04-02T10:08:00Z">
        <w:r w:rsidR="004452FB">
          <w:rPr>
            <w:rFonts w:asciiTheme="minorEastAsia" w:hAnsiTheme="minorEastAsia" w:cstheme="minorEastAsia" w:hint="eastAsia"/>
            <w:sz w:val="24"/>
          </w:rPr>
          <w:t>）</w:t>
        </w:r>
      </w:ins>
      <w:r>
        <w:rPr>
          <w:rFonts w:asciiTheme="minorEastAsia" w:hAnsiTheme="minorEastAsia" w:cstheme="minorEastAsia" w:hint="eastAsia"/>
          <w:sz w:val="24"/>
        </w:rPr>
        <w:t>做了详细的阐释，后续提出的各种神经网络很多都是基于这些基础网络做的改进。</w:t>
      </w:r>
      <w:ins w:id="9" w:author="Microsoft Office 用户" w:date="2021-04-02T10:09:00Z">
        <w:r w:rsidR="004452FB">
          <w:rPr>
            <w:rFonts w:asciiTheme="minorEastAsia" w:hAnsiTheme="minorEastAsia" w:cstheme="minorEastAsia" w:hint="eastAsia"/>
            <w:sz w:val="24"/>
          </w:rPr>
          <w:t>本文的主要工作</w:t>
        </w:r>
      </w:ins>
      <w:ins w:id="10" w:author="Microsoft Office 用户" w:date="2021-04-02T10:10:00Z">
        <w:r w:rsidR="004452FB">
          <w:rPr>
            <w:rFonts w:asciiTheme="minorEastAsia" w:hAnsiTheme="minorEastAsia" w:cstheme="minorEastAsia" w:hint="eastAsia"/>
            <w:sz w:val="24"/>
          </w:rPr>
          <w:t>是</w:t>
        </w:r>
      </w:ins>
      <w:del w:id="11" w:author="Microsoft Office 用户" w:date="2021-04-02T10:10:00Z">
        <w:r w:rsidDel="004452FB">
          <w:rPr>
            <w:rFonts w:asciiTheme="minorEastAsia" w:hAnsiTheme="minorEastAsia" w:cstheme="minorEastAsia" w:hint="eastAsia"/>
            <w:sz w:val="24"/>
          </w:rPr>
          <w:delText>文章</w:delText>
        </w:r>
      </w:del>
      <w:r>
        <w:rPr>
          <w:rFonts w:asciiTheme="minorEastAsia" w:hAnsiTheme="minorEastAsia" w:cstheme="minorEastAsia" w:hint="eastAsia"/>
          <w:sz w:val="24"/>
        </w:rPr>
        <w:t>基于国内百度自主研发的深度学习框架Paddle，将</w:t>
      </w:r>
      <w:ins w:id="12" w:author="Microsoft Office 用户" w:date="2021-04-02T10:10:00Z">
        <w:r w:rsidR="004452FB">
          <w:rPr>
            <w:rFonts w:asciiTheme="minorEastAsia" w:hAnsiTheme="minorEastAsia" w:cstheme="minorEastAsia" w:hint="eastAsia"/>
            <w:sz w:val="24"/>
          </w:rPr>
          <w:t>两种代表性网络</w:t>
        </w:r>
      </w:ins>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和</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应用于</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-PM数据集上，</w:t>
      </w:r>
      <w:ins w:id="13" w:author="Microsoft Office 用户" w:date="2021-04-02T10:11:00Z">
        <w:r w:rsidR="004452FB">
          <w:rPr>
            <w:rFonts w:asciiTheme="minorEastAsia" w:hAnsiTheme="minorEastAsia" w:cstheme="minorEastAsia" w:hint="eastAsia"/>
            <w:sz w:val="24"/>
          </w:rPr>
          <w:t>并对结果进行对比，进一步</w:t>
        </w:r>
      </w:ins>
      <w:ins w:id="14" w:author="Microsoft Office 用户" w:date="2021-04-02T10:12:00Z">
        <w:r w:rsidR="004452FB">
          <w:rPr>
            <w:rFonts w:asciiTheme="minorEastAsia" w:hAnsiTheme="minorEastAsia" w:cstheme="minorEastAsia" w:hint="eastAsia"/>
            <w:sz w:val="24"/>
          </w:rPr>
          <w:t>通过</w:t>
        </w:r>
      </w:ins>
      <w:ins w:id="15" w:author="Microsoft Office 用户" w:date="2021-04-02T10:11:00Z">
        <w:r w:rsidR="004452FB">
          <w:rPr>
            <w:rFonts w:asciiTheme="minorEastAsia" w:hAnsiTheme="minorEastAsia" w:cstheme="minorEastAsia" w:hint="eastAsia"/>
            <w:sz w:val="24"/>
          </w:rPr>
          <w:t>修改激活函数的形式</w:t>
        </w:r>
      </w:ins>
      <w:ins w:id="16" w:author="Microsoft Office 用户" w:date="2021-04-02T10:15:00Z">
        <w:r w:rsidR="008706C1">
          <w:rPr>
            <w:rFonts w:asciiTheme="minorEastAsia" w:hAnsiTheme="minorEastAsia" w:cstheme="minorEastAsia" w:hint="eastAsia"/>
            <w:sz w:val="24"/>
          </w:rPr>
          <w:t>和调整网络结构</w:t>
        </w:r>
      </w:ins>
      <w:ins w:id="17" w:author="Microsoft Office 用户" w:date="2021-04-02T10:11:00Z">
        <w:r w:rsidR="004452FB">
          <w:rPr>
            <w:rFonts w:asciiTheme="minorEastAsia" w:hAnsiTheme="minorEastAsia" w:cstheme="minorEastAsia" w:hint="eastAsia"/>
            <w:sz w:val="24"/>
          </w:rPr>
          <w:t>，改进了原始</w:t>
        </w:r>
      </w:ins>
      <w:proofErr w:type="spellStart"/>
      <w:ins w:id="18" w:author="Microsoft Office 用户" w:date="2021-04-02T10:12:00Z">
        <w:r w:rsidR="004452FB">
          <w:rPr>
            <w:rFonts w:asciiTheme="minorEastAsia" w:hAnsiTheme="minorEastAsia" w:cstheme="minorEastAsia" w:hint="eastAsia"/>
            <w:sz w:val="24"/>
          </w:rPr>
          <w:t>LeNet</w:t>
        </w:r>
        <w:proofErr w:type="spellEnd"/>
        <w:r w:rsidR="004452FB">
          <w:rPr>
            <w:rFonts w:asciiTheme="minorEastAsia" w:hAnsiTheme="minorEastAsia" w:cstheme="minorEastAsia" w:hint="eastAsia"/>
            <w:sz w:val="24"/>
          </w:rPr>
          <w:t>的泛化能力。</w:t>
        </w:r>
      </w:ins>
      <w:r>
        <w:rPr>
          <w:rFonts w:asciiTheme="minorEastAsia" w:hAnsiTheme="minorEastAsia" w:cstheme="minorEastAsia" w:hint="eastAsia"/>
          <w:sz w:val="24"/>
        </w:rPr>
        <w:t>经实验对比，原始</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在手写数据集MNIST上能取得92%的分类准确率，但在图片尺寸相对较大的</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-PM数据集上仅有53%的准确率。为解决</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应用于大尺寸图片上面的不足，通过修改激活函数，增加隐层等方式</w:t>
      </w:r>
      <w:ins w:id="19" w:author="Microsoft Office 用户" w:date="2021-04-02T10:13:00Z">
        <w:r w:rsidR="00AE0370">
          <w:rPr>
            <w:rFonts w:asciiTheme="minorEastAsia" w:hAnsiTheme="minorEastAsia" w:cstheme="minorEastAsia" w:hint="eastAsia"/>
            <w:sz w:val="24"/>
          </w:rPr>
          <w:t>，</w:t>
        </w:r>
      </w:ins>
      <w:del w:id="20" w:author="Microsoft Office 用户" w:date="2021-04-02T10:13:00Z">
        <w:r w:rsidDel="00AE0370">
          <w:rPr>
            <w:rFonts w:asciiTheme="minorEastAsia" w:hAnsiTheme="minorEastAsia" w:cstheme="minorEastAsia" w:hint="eastAsia"/>
            <w:sz w:val="24"/>
          </w:rPr>
          <w:delText>。</w:delText>
        </w:r>
      </w:del>
      <w:r>
        <w:rPr>
          <w:rFonts w:asciiTheme="minorEastAsia" w:hAnsiTheme="minorEastAsia" w:cstheme="minorEastAsia" w:hint="eastAsia"/>
          <w:sz w:val="24"/>
        </w:rPr>
        <w:t>最终将原始网络结构的Sigmoid激活函数修改为</w:t>
      </w:r>
      <w:proofErr w:type="spellStart"/>
      <w:r>
        <w:rPr>
          <w:rFonts w:asciiTheme="minorEastAsia" w:hAnsiTheme="minorEastAsia" w:cstheme="minorEastAsia" w:hint="eastAsia"/>
          <w:sz w:val="24"/>
        </w:rPr>
        <w:t>ReLU</w:t>
      </w:r>
      <w:proofErr w:type="spellEnd"/>
      <w:r>
        <w:rPr>
          <w:rFonts w:asciiTheme="minorEastAsia" w:hAnsiTheme="minorEastAsia" w:cstheme="minorEastAsia" w:hint="eastAsia"/>
          <w:sz w:val="24"/>
        </w:rPr>
        <w:t>函数，从而有效的解决了由图片尺寸过大引起的梯度弥散问题</w:t>
      </w:r>
      <w:ins w:id="21" w:author="Microsoft Office 用户" w:date="2021-04-02T10:14:00Z">
        <w:r w:rsidR="00AE0370">
          <w:rPr>
            <w:rFonts w:asciiTheme="minorEastAsia" w:hAnsiTheme="minorEastAsia" w:cstheme="minorEastAsia" w:hint="eastAsia"/>
            <w:sz w:val="24"/>
          </w:rPr>
          <w:t>。</w:t>
        </w:r>
      </w:ins>
      <w:del w:id="22" w:author="Microsoft Office 用户" w:date="2021-04-02T10:14:00Z">
        <w:r w:rsidDel="00AE0370">
          <w:rPr>
            <w:rFonts w:asciiTheme="minorEastAsia" w:hAnsiTheme="minorEastAsia" w:cstheme="minorEastAsia" w:hint="eastAsia"/>
            <w:sz w:val="24"/>
          </w:rPr>
          <w:delText>，</w:delText>
        </w:r>
      </w:del>
      <w:r>
        <w:rPr>
          <w:rFonts w:asciiTheme="minorEastAsia" w:hAnsiTheme="minorEastAsia" w:cstheme="minorEastAsia" w:hint="eastAsia"/>
          <w:sz w:val="24"/>
        </w:rPr>
        <w:t>结果表明，基于改进的</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的方法</w:t>
      </w:r>
      <w:ins w:id="23" w:author="Microsoft Office 用户" w:date="2021-04-02T10:14:00Z">
        <w:r w:rsidR="00AE0370">
          <w:rPr>
            <w:rFonts w:asciiTheme="minorEastAsia" w:hAnsiTheme="minorEastAsia" w:cstheme="minorEastAsia" w:hint="eastAsia"/>
            <w:sz w:val="24"/>
          </w:rPr>
          <w:t>明显</w:t>
        </w:r>
      </w:ins>
      <w:r>
        <w:rPr>
          <w:rFonts w:asciiTheme="minorEastAsia" w:hAnsiTheme="minorEastAsia" w:cstheme="minorEastAsia" w:hint="eastAsia"/>
          <w:sz w:val="24"/>
        </w:rPr>
        <w:t>提升了分类模型的分类精度，较原始的</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模型提升了40%。</w:t>
      </w:r>
    </w:p>
    <w:p w14:paraId="6BBD4A51" w14:textId="77777777" w:rsidR="009B2AB4" w:rsidRDefault="009B2AB4">
      <w:pPr>
        <w:spacing w:line="360" w:lineRule="auto"/>
        <w:ind w:firstLine="420"/>
        <w:rPr>
          <w:rFonts w:asciiTheme="minorEastAsia" w:hAnsiTheme="minorEastAsia" w:cstheme="minorEastAsia"/>
          <w:sz w:val="24"/>
        </w:rPr>
      </w:pPr>
    </w:p>
    <w:p w14:paraId="57D8F30B" w14:textId="290BFE96" w:rsidR="009B2AB4" w:rsidRDefault="008D2BAE">
      <w:pPr>
        <w:ind w:firstLine="420"/>
        <w:rPr>
          <w:rFonts w:ascii="宋体" w:eastAsia="宋体" w:hAnsi="宋体" w:cs="宋体"/>
          <w:sz w:val="24"/>
        </w:rPr>
      </w:pPr>
      <w:r>
        <w:rPr>
          <w:rFonts w:ascii="黑体" w:eastAsia="黑体" w:hAnsi="黑体" w:cs="黑体" w:hint="eastAsia"/>
          <w:sz w:val="24"/>
        </w:rPr>
        <w:t>关键词：</w:t>
      </w:r>
      <w:r>
        <w:rPr>
          <w:rFonts w:ascii="宋体" w:eastAsia="宋体" w:hAnsi="宋体" w:cs="宋体" w:hint="eastAsia"/>
          <w:sz w:val="24"/>
        </w:rPr>
        <w:t>深度学习；</w:t>
      </w:r>
      <w:ins w:id="24" w:author="Microsoft Office 用户" w:date="2021-04-02T10:17:00Z">
        <w:r w:rsidR="009F5443">
          <w:rPr>
            <w:rFonts w:ascii="宋体" w:eastAsia="宋体" w:hAnsi="宋体" w:cs="宋体" w:hint="eastAsia"/>
            <w:sz w:val="24"/>
          </w:rPr>
          <w:t>飞桨开源深度学习</w:t>
        </w:r>
      </w:ins>
      <w:ins w:id="25" w:author="Microsoft Office 用户" w:date="2021-04-02T10:18:00Z">
        <w:r w:rsidR="009F5443">
          <w:rPr>
            <w:rFonts w:ascii="宋体" w:eastAsia="宋体" w:hAnsi="宋体" w:cs="宋体" w:hint="eastAsia"/>
            <w:sz w:val="24"/>
          </w:rPr>
          <w:t>平台</w:t>
        </w:r>
      </w:ins>
      <w:r>
        <w:rPr>
          <w:rFonts w:ascii="宋体" w:eastAsia="宋体" w:hAnsi="宋体" w:cs="宋体" w:hint="eastAsia"/>
          <w:sz w:val="24"/>
        </w:rPr>
        <w:t>Paddle</w:t>
      </w:r>
      <w:ins w:id="26" w:author="Microsoft Office 用户" w:date="2021-04-02T10:16:00Z">
        <w:r w:rsidR="009F5443">
          <w:rPr>
            <w:rFonts w:ascii="宋体" w:eastAsia="宋体" w:hAnsi="宋体" w:cs="宋体" w:hint="eastAsia"/>
            <w:sz w:val="24"/>
          </w:rPr>
          <w:t xml:space="preserve"> </w:t>
        </w:r>
      </w:ins>
      <w:r>
        <w:rPr>
          <w:rFonts w:ascii="宋体" w:eastAsia="宋体" w:hAnsi="宋体" w:cs="宋体" w:hint="eastAsia"/>
          <w:sz w:val="24"/>
        </w:rPr>
        <w:t>；</w:t>
      </w:r>
      <w:del w:id="27" w:author="Microsoft Office 用户" w:date="2021-04-02T10:18:00Z">
        <w:r w:rsidDel="009F5443">
          <w:rPr>
            <w:rFonts w:ascii="宋体" w:eastAsia="宋体" w:hAnsi="宋体" w:cs="宋体" w:hint="eastAsia"/>
            <w:sz w:val="24"/>
          </w:rPr>
          <w:delText>CNN</w:delText>
        </w:r>
      </w:del>
      <w:ins w:id="28" w:author="Microsoft Office 用户" w:date="2021-04-02T10:18:00Z">
        <w:r w:rsidR="009F5443">
          <w:rPr>
            <w:rFonts w:ascii="宋体" w:eastAsia="宋体" w:hAnsi="宋体" w:cs="宋体" w:hint="eastAsia"/>
            <w:sz w:val="24"/>
          </w:rPr>
          <w:t>卷积神经网络</w:t>
        </w:r>
      </w:ins>
      <w:r>
        <w:rPr>
          <w:rFonts w:ascii="宋体" w:eastAsia="宋体" w:hAnsi="宋体" w:cs="宋体" w:hint="eastAsia"/>
          <w:sz w:val="24"/>
        </w:rPr>
        <w:t>；</w:t>
      </w:r>
      <w:proofErr w:type="spellStart"/>
      <w:r>
        <w:rPr>
          <w:rFonts w:ascii="宋体" w:eastAsia="宋体" w:hAnsi="宋体" w:cs="宋体" w:hint="eastAsia"/>
          <w:sz w:val="24"/>
        </w:rPr>
        <w:t>LeNet</w:t>
      </w:r>
      <w:proofErr w:type="spellEnd"/>
      <w:r>
        <w:rPr>
          <w:rFonts w:ascii="宋体" w:eastAsia="宋体" w:hAnsi="宋体" w:cs="宋体" w:hint="eastAsia"/>
          <w:sz w:val="24"/>
        </w:rPr>
        <w:t>；</w:t>
      </w:r>
      <w:proofErr w:type="spellStart"/>
      <w:r>
        <w:rPr>
          <w:rFonts w:ascii="宋体" w:eastAsia="宋体" w:hAnsi="宋体" w:cs="宋体" w:hint="eastAsia"/>
          <w:sz w:val="24"/>
        </w:rPr>
        <w:t>AlexNet</w:t>
      </w:r>
      <w:proofErr w:type="spellEnd"/>
    </w:p>
    <w:p w14:paraId="38F0E34F" w14:textId="77777777" w:rsidR="009B2AB4" w:rsidRDefault="009B2AB4">
      <w:pPr>
        <w:jc w:val="center"/>
        <w:rPr>
          <w:rFonts w:asciiTheme="minorEastAsia" w:hAnsiTheme="minorEastAsia" w:cstheme="minorEastAsia"/>
          <w:sz w:val="36"/>
          <w:szCs w:val="36"/>
        </w:rPr>
      </w:pPr>
    </w:p>
    <w:p w14:paraId="0C4D2046" w14:textId="77777777" w:rsidR="009B2AB4" w:rsidRDefault="009B2AB4">
      <w:pPr>
        <w:jc w:val="center"/>
        <w:rPr>
          <w:rFonts w:asciiTheme="minorEastAsia" w:hAnsiTheme="minorEastAsia" w:cstheme="minorEastAsia"/>
          <w:sz w:val="36"/>
          <w:szCs w:val="36"/>
        </w:rPr>
      </w:pPr>
    </w:p>
    <w:p w14:paraId="05DBD75A" w14:textId="77777777" w:rsidR="009B2AB4" w:rsidRDefault="009B2AB4">
      <w:pPr>
        <w:jc w:val="center"/>
        <w:rPr>
          <w:rFonts w:asciiTheme="minorEastAsia" w:hAnsiTheme="minorEastAsia" w:cstheme="minorEastAsia"/>
          <w:sz w:val="36"/>
          <w:szCs w:val="36"/>
        </w:rPr>
      </w:pPr>
    </w:p>
    <w:p w14:paraId="5DE15AD4" w14:textId="77777777" w:rsidR="009B2AB4" w:rsidRDefault="009B2AB4">
      <w:pPr>
        <w:jc w:val="center"/>
        <w:rPr>
          <w:rFonts w:asciiTheme="minorEastAsia" w:hAnsiTheme="minorEastAsia" w:cstheme="minorEastAsia"/>
          <w:sz w:val="36"/>
          <w:szCs w:val="36"/>
        </w:rPr>
      </w:pPr>
    </w:p>
    <w:p w14:paraId="29666DA1" w14:textId="77777777" w:rsidR="009B2AB4" w:rsidRDefault="009B2AB4">
      <w:pPr>
        <w:jc w:val="center"/>
        <w:rPr>
          <w:rFonts w:asciiTheme="minorEastAsia" w:hAnsiTheme="minorEastAsia" w:cstheme="minorEastAsia"/>
          <w:sz w:val="36"/>
          <w:szCs w:val="36"/>
        </w:rPr>
      </w:pPr>
    </w:p>
    <w:p w14:paraId="59888191" w14:textId="77777777" w:rsidR="009B2AB4" w:rsidDel="009F5443" w:rsidRDefault="009B2AB4">
      <w:pPr>
        <w:jc w:val="center"/>
        <w:rPr>
          <w:del w:id="29" w:author="Microsoft Office 用户" w:date="2021-04-02T10:18:00Z"/>
          <w:rFonts w:asciiTheme="minorEastAsia" w:hAnsiTheme="minorEastAsia" w:cstheme="minorEastAsia"/>
          <w:sz w:val="36"/>
          <w:szCs w:val="36"/>
        </w:rPr>
      </w:pPr>
    </w:p>
    <w:p w14:paraId="64DF8DD6" w14:textId="77777777" w:rsidR="009B2AB4" w:rsidRDefault="009B2AB4">
      <w:pPr>
        <w:rPr>
          <w:rFonts w:asciiTheme="minorEastAsia" w:hAnsiTheme="minorEastAsia" w:cstheme="minorEastAsia" w:hint="eastAsia"/>
          <w:sz w:val="36"/>
          <w:szCs w:val="36"/>
        </w:rPr>
      </w:pPr>
    </w:p>
    <w:p w14:paraId="6F5135BD" w14:textId="77777777" w:rsidR="009B2AB4" w:rsidRDefault="009B2AB4">
      <w:pPr>
        <w:rPr>
          <w:rFonts w:asciiTheme="minorEastAsia" w:hAnsiTheme="minorEastAsia" w:cstheme="minorEastAsia"/>
          <w:sz w:val="36"/>
          <w:szCs w:val="36"/>
        </w:rPr>
      </w:pPr>
    </w:p>
    <w:p w14:paraId="19877C30" w14:textId="77777777" w:rsidR="009B2AB4" w:rsidRDefault="009B2AB4">
      <w:pPr>
        <w:rPr>
          <w:rFonts w:asciiTheme="minorEastAsia" w:hAnsiTheme="minorEastAsia" w:cstheme="minorEastAsia"/>
          <w:sz w:val="36"/>
          <w:szCs w:val="36"/>
        </w:rPr>
      </w:pPr>
    </w:p>
    <w:p w14:paraId="7DB3FFE5" w14:textId="13C39125" w:rsidR="009B2AB4" w:rsidRPr="009F5443" w:rsidRDefault="008D2BAE">
      <w:pPr>
        <w:spacing w:line="360" w:lineRule="auto"/>
        <w:jc w:val="center"/>
        <w:textAlignment w:val="center"/>
        <w:rPr>
          <w:rFonts w:ascii="Times New Roman" w:eastAsia="SimHei" w:hAnsi="Times New Roman" w:cs="Times New Roman"/>
          <w:caps/>
          <w:kern w:val="0"/>
          <w:sz w:val="36"/>
          <w:szCs w:val="36"/>
          <w:rPrChange w:id="30" w:author="Microsoft Office 用户" w:date="2021-04-02T10:20:00Z">
            <w:rPr>
              <w:rFonts w:ascii="Times New Roman" w:hAnsi="Times New Roman" w:cs="Times New Roman"/>
              <w:kern w:val="0"/>
              <w:sz w:val="28"/>
              <w:szCs w:val="28"/>
            </w:rPr>
          </w:rPrChange>
        </w:rPr>
      </w:pPr>
      <w:r w:rsidRPr="009F5443">
        <w:rPr>
          <w:rFonts w:ascii="Times New Roman" w:eastAsia="SimHei" w:hAnsi="Times New Roman" w:cs="Times New Roman"/>
          <w:caps/>
          <w:kern w:val="0"/>
          <w:sz w:val="36"/>
          <w:szCs w:val="36"/>
          <w:rPrChange w:id="31" w:author="Microsoft Office 用户" w:date="2021-04-02T10:20:00Z">
            <w:rPr>
              <w:rFonts w:ascii="Times New Roman" w:hAnsi="Times New Roman" w:cs="Times New Roman"/>
              <w:kern w:val="0"/>
              <w:sz w:val="28"/>
              <w:szCs w:val="28"/>
            </w:rPr>
          </w:rPrChange>
        </w:rPr>
        <w:t>Research and application</w:t>
      </w:r>
      <w:ins w:id="32" w:author="Microsoft Office 用户" w:date="2021-04-02T10:21:00Z">
        <w:r w:rsidR="00B147C2">
          <w:rPr>
            <w:rFonts w:ascii="Times New Roman" w:eastAsia="SimHei" w:hAnsi="Times New Roman" w:cs="Times New Roman" w:hint="eastAsia"/>
            <w:caps/>
            <w:kern w:val="0"/>
            <w:sz w:val="36"/>
            <w:szCs w:val="36"/>
          </w:rPr>
          <w:t>s</w:t>
        </w:r>
      </w:ins>
      <w:r w:rsidRPr="009F5443">
        <w:rPr>
          <w:rFonts w:ascii="Times New Roman" w:eastAsia="SimHei" w:hAnsi="Times New Roman" w:cs="Times New Roman"/>
          <w:caps/>
          <w:kern w:val="0"/>
          <w:sz w:val="36"/>
          <w:szCs w:val="36"/>
          <w:rPrChange w:id="33" w:author="Microsoft Office 用户" w:date="2021-04-02T10:20:00Z">
            <w:rPr>
              <w:rFonts w:ascii="Times New Roman" w:hAnsi="Times New Roman" w:cs="Times New Roman"/>
              <w:kern w:val="0"/>
              <w:sz w:val="28"/>
              <w:szCs w:val="28"/>
            </w:rPr>
          </w:rPrChange>
        </w:rPr>
        <w:t xml:space="preserve"> of deep learning model</w:t>
      </w:r>
    </w:p>
    <w:p w14:paraId="7D6CF8D0" w14:textId="77777777" w:rsidR="009B2AB4" w:rsidRDefault="009B2AB4">
      <w:pPr>
        <w:spacing w:line="360" w:lineRule="auto"/>
        <w:jc w:val="center"/>
        <w:textAlignment w:val="center"/>
        <w:rPr>
          <w:rFonts w:ascii="Times New Roman" w:hAnsi="Times New Roman" w:cs="Times New Roman"/>
          <w:kern w:val="0"/>
          <w:sz w:val="28"/>
          <w:szCs w:val="28"/>
        </w:rPr>
      </w:pPr>
    </w:p>
    <w:p w14:paraId="589230E2" w14:textId="77777777" w:rsidR="009B2AB4" w:rsidRDefault="008D2BAE">
      <w:pPr>
        <w:spacing w:line="360" w:lineRule="auto"/>
        <w:jc w:val="center"/>
        <w:textAlignment w:val="center"/>
        <w:rPr>
          <w:rFonts w:ascii="Times New Roman" w:hAnsi="Times New Roman" w:cs="Times New Roman"/>
          <w:b/>
          <w:kern w:val="0"/>
          <w:sz w:val="32"/>
          <w:szCs w:val="32"/>
        </w:rPr>
      </w:pPr>
      <w:commentRangeStart w:id="34"/>
      <w:r>
        <w:rPr>
          <w:rFonts w:ascii="Times New Roman" w:hAnsi="Times New Roman" w:cs="Times New Roman"/>
          <w:b/>
          <w:kern w:val="0"/>
          <w:sz w:val="32"/>
          <w:szCs w:val="32"/>
        </w:rPr>
        <w:t>ABSTRACT</w:t>
      </w:r>
      <w:commentRangeEnd w:id="34"/>
      <w:r w:rsidR="00B147C2">
        <w:rPr>
          <w:rStyle w:val="ac"/>
        </w:rPr>
        <w:commentReference w:id="34"/>
      </w:r>
    </w:p>
    <w:p w14:paraId="7B6A2889" w14:textId="77777777" w:rsidR="009B2AB4" w:rsidRDefault="009B2AB4">
      <w:pPr>
        <w:spacing w:line="360" w:lineRule="auto"/>
        <w:jc w:val="center"/>
        <w:textAlignment w:val="center"/>
        <w:rPr>
          <w:rFonts w:ascii="Times New Roman" w:hAnsi="Times New Roman" w:cs="Times New Roman"/>
          <w:b/>
          <w:kern w:val="0"/>
          <w:sz w:val="32"/>
          <w:szCs w:val="32"/>
        </w:rPr>
      </w:pPr>
    </w:p>
    <w:p w14:paraId="32A21930" w14:textId="77777777" w:rsidR="009B2AB4" w:rsidRDefault="008D2BAE">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 xml:space="preserve">Deep learning technology has been put forward since the 1940s, but it is not until the21st century that it gradually shows its edge and gives surprising results in many fields. From the history of deep learning as a starting point, this paper introduces the research significance of deep learning and the current related research results. This paper makes a detailed explanation of the classic basic networks CNN, RNN and </w:t>
      </w:r>
      <w:proofErr w:type="spellStart"/>
      <w:r>
        <w:rPr>
          <w:rFonts w:ascii="Times New Roman" w:eastAsia="宋体" w:hAnsi="Times New Roman" w:cs="Times New Roman" w:hint="eastAsia"/>
          <w:sz w:val="24"/>
        </w:rPr>
        <w:t>Gan</w:t>
      </w:r>
      <w:proofErr w:type="spellEnd"/>
      <w:r>
        <w:rPr>
          <w:rFonts w:ascii="Times New Roman" w:eastAsia="宋体" w:hAnsi="Times New Roman" w:cs="Times New Roman" w:hint="eastAsia"/>
          <w:sz w:val="24"/>
        </w:rPr>
        <w:t xml:space="preserve"> in the field of deep learning. Many of the subsequent neural networks are based on these basic networks. Based on Baidu's self-developed deep learning framework, Paddle, this paper applies </w:t>
      </w:r>
      <w:proofErr w:type="spellStart"/>
      <w:r>
        <w:rPr>
          <w:rFonts w:ascii="Times New Roman" w:eastAsia="宋体" w:hAnsi="Times New Roman" w:cs="Times New Roman" w:hint="eastAsia"/>
          <w:sz w:val="24"/>
        </w:rPr>
        <w:t>LeNet</w:t>
      </w:r>
      <w:proofErr w:type="spellEnd"/>
      <w:r>
        <w:rPr>
          <w:rFonts w:ascii="Times New Roman" w:eastAsia="宋体" w:hAnsi="Times New Roman" w:cs="Times New Roman" w:hint="eastAsia"/>
          <w:sz w:val="24"/>
        </w:rPr>
        <w:t xml:space="preserve"> and </w:t>
      </w:r>
      <w:proofErr w:type="spellStart"/>
      <w:r>
        <w:rPr>
          <w:rFonts w:ascii="Times New Roman" w:eastAsia="宋体" w:hAnsi="Times New Roman" w:cs="Times New Roman" w:hint="eastAsia"/>
          <w:sz w:val="24"/>
        </w:rPr>
        <w:t>AlexNet</w:t>
      </w:r>
      <w:proofErr w:type="spellEnd"/>
      <w:r>
        <w:rPr>
          <w:rFonts w:ascii="Times New Roman" w:eastAsia="宋体" w:hAnsi="Times New Roman" w:cs="Times New Roman" w:hint="eastAsia"/>
          <w:sz w:val="24"/>
        </w:rPr>
        <w:t xml:space="preserve"> to the </w:t>
      </w:r>
      <w:proofErr w:type="spellStart"/>
      <w:r>
        <w:rPr>
          <w:rFonts w:ascii="Times New Roman" w:eastAsia="宋体" w:hAnsi="Times New Roman" w:cs="Times New Roman" w:hint="eastAsia"/>
          <w:sz w:val="24"/>
        </w:rPr>
        <w:t>iChallenge</w:t>
      </w:r>
      <w:proofErr w:type="spellEnd"/>
      <w:r>
        <w:rPr>
          <w:rFonts w:ascii="Times New Roman" w:eastAsia="宋体" w:hAnsi="Times New Roman" w:cs="Times New Roman" w:hint="eastAsia"/>
          <w:sz w:val="24"/>
        </w:rPr>
        <w:t xml:space="preserve">-PM dataset. Through experimental comparison, the original </w:t>
      </w:r>
      <w:proofErr w:type="spellStart"/>
      <w:r>
        <w:rPr>
          <w:rFonts w:ascii="Times New Roman" w:eastAsia="宋体" w:hAnsi="Times New Roman" w:cs="Times New Roman" w:hint="eastAsia"/>
          <w:sz w:val="24"/>
        </w:rPr>
        <w:t>LeNet</w:t>
      </w:r>
      <w:proofErr w:type="spellEnd"/>
      <w:r>
        <w:rPr>
          <w:rFonts w:ascii="Times New Roman" w:eastAsia="宋体" w:hAnsi="Times New Roman" w:cs="Times New Roman" w:hint="eastAsia"/>
          <w:sz w:val="24"/>
        </w:rPr>
        <w:t xml:space="preserve"> can achieve 92% classification accuracy on the handwritten dataset MNIST, but only 53% accuracy on the </w:t>
      </w:r>
      <w:proofErr w:type="spellStart"/>
      <w:r>
        <w:rPr>
          <w:rFonts w:ascii="Times New Roman" w:eastAsia="宋体" w:hAnsi="Times New Roman" w:cs="Times New Roman" w:hint="eastAsia"/>
          <w:sz w:val="24"/>
        </w:rPr>
        <w:t>iChallenge</w:t>
      </w:r>
      <w:proofErr w:type="spellEnd"/>
      <w:r>
        <w:rPr>
          <w:rFonts w:ascii="Times New Roman" w:eastAsia="宋体" w:hAnsi="Times New Roman" w:cs="Times New Roman" w:hint="eastAsia"/>
          <w:sz w:val="24"/>
        </w:rPr>
        <w:t xml:space="preserve">-PM dataset with relatively large image size. In order to solve the deficiency of </w:t>
      </w:r>
      <w:proofErr w:type="spellStart"/>
      <w:r>
        <w:rPr>
          <w:rFonts w:ascii="Times New Roman" w:eastAsia="宋体" w:hAnsi="Times New Roman" w:cs="Times New Roman" w:hint="eastAsia"/>
          <w:sz w:val="24"/>
        </w:rPr>
        <w:t>LeNet</w:t>
      </w:r>
      <w:proofErr w:type="spellEnd"/>
      <w:r>
        <w:rPr>
          <w:rFonts w:ascii="Times New Roman" w:eastAsia="宋体" w:hAnsi="Times New Roman" w:cs="Times New Roman" w:hint="eastAsia"/>
          <w:sz w:val="24"/>
        </w:rPr>
        <w:t xml:space="preserve"> applied to large-size pictures, the activation function is modified and the hidden layer is added. Finally, the Sigmoid activation function of the original network structure is modified to </w:t>
      </w:r>
      <w:proofErr w:type="spellStart"/>
      <w:r>
        <w:rPr>
          <w:rFonts w:ascii="Times New Roman" w:eastAsia="宋体" w:hAnsi="Times New Roman" w:cs="Times New Roman" w:hint="eastAsia"/>
          <w:sz w:val="24"/>
        </w:rPr>
        <w:t>ReLU</w:t>
      </w:r>
      <w:proofErr w:type="spellEnd"/>
      <w:r>
        <w:rPr>
          <w:rFonts w:ascii="Times New Roman" w:eastAsia="宋体" w:hAnsi="Times New Roman" w:cs="Times New Roman" w:hint="eastAsia"/>
          <w:sz w:val="24"/>
        </w:rPr>
        <w:t xml:space="preserve"> function, so as to effectively solve the gradient dispersion problem caused by too large image size. The results show that the classification accuracy of the classification model based on the improved </w:t>
      </w:r>
      <w:proofErr w:type="spellStart"/>
      <w:r>
        <w:rPr>
          <w:rFonts w:ascii="Times New Roman" w:eastAsia="宋体" w:hAnsi="Times New Roman" w:cs="Times New Roman" w:hint="eastAsia"/>
          <w:sz w:val="24"/>
        </w:rPr>
        <w:t>LeNet</w:t>
      </w:r>
      <w:proofErr w:type="spellEnd"/>
      <w:r>
        <w:rPr>
          <w:rFonts w:ascii="Times New Roman" w:eastAsia="宋体" w:hAnsi="Times New Roman" w:cs="Times New Roman" w:hint="eastAsia"/>
          <w:sz w:val="24"/>
        </w:rPr>
        <w:t xml:space="preserve"> method is improved by 40% compared with the original </w:t>
      </w:r>
      <w:proofErr w:type="spellStart"/>
      <w:r>
        <w:rPr>
          <w:rFonts w:ascii="Times New Roman" w:eastAsia="宋体" w:hAnsi="Times New Roman" w:cs="Times New Roman" w:hint="eastAsia"/>
          <w:sz w:val="24"/>
        </w:rPr>
        <w:t>LeNet</w:t>
      </w:r>
      <w:proofErr w:type="spellEnd"/>
      <w:r>
        <w:rPr>
          <w:rFonts w:ascii="Times New Roman" w:eastAsia="宋体" w:hAnsi="Times New Roman" w:cs="Times New Roman" w:hint="eastAsia"/>
          <w:sz w:val="24"/>
        </w:rPr>
        <w:t xml:space="preserve"> model.</w:t>
      </w:r>
    </w:p>
    <w:p w14:paraId="0FAD2560" w14:textId="77777777" w:rsidR="009B2AB4" w:rsidRDefault="009B2AB4">
      <w:pPr>
        <w:spacing w:line="360" w:lineRule="auto"/>
        <w:ind w:firstLine="420"/>
        <w:rPr>
          <w:rFonts w:ascii="Times New Roman" w:eastAsia="宋体" w:hAnsi="Times New Roman" w:cs="Times New Roman"/>
          <w:sz w:val="24"/>
        </w:rPr>
      </w:pPr>
    </w:p>
    <w:p w14:paraId="007F8CAD" w14:textId="50A3FEB9" w:rsidR="009B2AB4" w:rsidRDefault="008D2BAE">
      <w:pPr>
        <w:ind w:firstLine="420"/>
        <w:rPr>
          <w:rFonts w:ascii="宋体" w:eastAsia="宋体" w:hAnsi="宋体" w:cs="宋体"/>
          <w:sz w:val="24"/>
        </w:rPr>
      </w:pPr>
      <w:r>
        <w:rPr>
          <w:rFonts w:ascii="Times New Roman" w:hAnsi="Times New Roman" w:cs="Times New Roman"/>
          <w:b/>
        </w:rPr>
        <w:t>Key words:</w:t>
      </w:r>
      <w:ins w:id="35" w:author="Microsoft Office 用户" w:date="2021-04-02T10:22:00Z">
        <w:r w:rsidR="00B147C2">
          <w:rPr>
            <w:rFonts w:ascii="Times New Roman" w:hAnsi="Times New Roman" w:cs="Times New Roman" w:hint="eastAsia"/>
            <w:b/>
          </w:rPr>
          <w:t xml:space="preserve"> </w:t>
        </w:r>
      </w:ins>
      <w:r>
        <w:rPr>
          <w:rFonts w:ascii="Times New Roman" w:hAnsi="Times New Roman" w:cs="Times New Roman"/>
          <w:bCs/>
          <w:sz w:val="24"/>
        </w:rPr>
        <w:t>Deep Learning;</w:t>
      </w:r>
      <w:ins w:id="36" w:author="Microsoft Office 用户" w:date="2021-04-02T10:16:00Z">
        <w:r w:rsidR="009F5443">
          <w:rPr>
            <w:rFonts w:ascii="Times New Roman" w:hAnsi="Times New Roman" w:cs="Times New Roman" w:hint="eastAsia"/>
            <w:bCs/>
            <w:sz w:val="24"/>
          </w:rPr>
          <w:t xml:space="preserve"> </w:t>
        </w:r>
      </w:ins>
      <w:r>
        <w:rPr>
          <w:rFonts w:ascii="Times New Roman" w:hAnsi="Times New Roman" w:cs="Times New Roman"/>
          <w:bCs/>
          <w:sz w:val="24"/>
        </w:rPr>
        <w:t>Paddle</w:t>
      </w:r>
      <w:r>
        <w:rPr>
          <w:rFonts w:ascii="Times New Roman" w:hAnsi="Times New Roman" w:cs="Times New Roman"/>
          <w:bCs/>
          <w:sz w:val="24"/>
        </w:rPr>
        <w:t>；</w:t>
      </w:r>
      <w:r>
        <w:rPr>
          <w:rFonts w:ascii="Times New Roman" w:hAnsi="Times New Roman" w:cs="Times New Roman"/>
          <w:bCs/>
          <w:sz w:val="24"/>
        </w:rPr>
        <w:t>CNN</w:t>
      </w:r>
      <w:r>
        <w:rPr>
          <w:rFonts w:ascii="Times New Roman" w:hAnsi="Times New Roman" w:cs="Times New Roman"/>
          <w:bCs/>
          <w:sz w:val="24"/>
        </w:rPr>
        <w:t>；</w:t>
      </w:r>
      <w:proofErr w:type="spellStart"/>
      <w:r>
        <w:rPr>
          <w:rFonts w:ascii="Times New Roman" w:hAnsi="Times New Roman" w:cs="Times New Roman"/>
          <w:bCs/>
          <w:sz w:val="24"/>
        </w:rPr>
        <w:t>LeNet</w:t>
      </w:r>
      <w:proofErr w:type="spellEnd"/>
      <w:r>
        <w:rPr>
          <w:rFonts w:ascii="Times New Roman" w:hAnsi="Times New Roman" w:cs="Times New Roman"/>
          <w:bCs/>
          <w:sz w:val="24"/>
        </w:rPr>
        <w:t>；</w:t>
      </w:r>
      <w:proofErr w:type="spellStart"/>
      <w:r>
        <w:rPr>
          <w:rFonts w:ascii="Times New Roman" w:hAnsi="Times New Roman" w:cs="Times New Roman"/>
          <w:bCs/>
          <w:sz w:val="24"/>
        </w:rPr>
        <w:t>AlexNet</w:t>
      </w:r>
      <w:proofErr w:type="spellEnd"/>
    </w:p>
    <w:p w14:paraId="38447030" w14:textId="77777777" w:rsidR="009B2AB4" w:rsidRDefault="009B2AB4">
      <w:pPr>
        <w:spacing w:line="360" w:lineRule="auto"/>
        <w:ind w:firstLine="420"/>
        <w:rPr>
          <w:rFonts w:ascii="Times New Roman" w:hAnsi="Times New Roman" w:cs="Times New Roman"/>
          <w:sz w:val="24"/>
        </w:rPr>
      </w:pPr>
    </w:p>
    <w:p w14:paraId="3490A2C7" w14:textId="77777777" w:rsidR="009B2AB4" w:rsidRDefault="009B2AB4">
      <w:pPr>
        <w:rPr>
          <w:rFonts w:asciiTheme="minorEastAsia" w:hAnsiTheme="minorEastAsia" w:cstheme="minorEastAsia"/>
          <w:sz w:val="36"/>
          <w:szCs w:val="36"/>
        </w:rPr>
      </w:pPr>
    </w:p>
    <w:p w14:paraId="2BC17A38" w14:textId="77777777" w:rsidR="009B2AB4" w:rsidRDefault="009B2AB4">
      <w:pPr>
        <w:rPr>
          <w:rFonts w:asciiTheme="minorEastAsia" w:hAnsiTheme="minorEastAsia" w:cstheme="minorEastAsia"/>
          <w:sz w:val="36"/>
          <w:szCs w:val="36"/>
        </w:rPr>
      </w:pPr>
    </w:p>
    <w:p w14:paraId="387A8C96" w14:textId="77777777" w:rsidR="009B2AB4" w:rsidRDefault="009B2AB4">
      <w:pPr>
        <w:rPr>
          <w:rFonts w:ascii="黑体" w:eastAsia="黑体" w:hAnsi="黑体" w:cs="黑体"/>
          <w:sz w:val="36"/>
          <w:szCs w:val="36"/>
        </w:rPr>
      </w:pPr>
    </w:p>
    <w:sdt>
      <w:sdtPr>
        <w:rPr>
          <w:rFonts w:ascii="宋体" w:eastAsia="宋体" w:hAnsi="宋体"/>
        </w:rPr>
        <w:id w:val="147451408"/>
        <w15:color w:val="DBDBDB"/>
        <w:docPartObj>
          <w:docPartGallery w:val="Table of Contents"/>
          <w:docPartUnique/>
        </w:docPartObj>
      </w:sdtPr>
      <w:sdtEndPr>
        <w:rPr>
          <w:rFonts w:asciiTheme="minorEastAsia" w:eastAsiaTheme="minorEastAsia" w:hAnsiTheme="minorEastAsia" w:cstheme="minorEastAsia" w:hint="eastAsia"/>
          <w:b/>
          <w:szCs w:val="36"/>
        </w:rPr>
      </w:sdtEndPr>
      <w:sdtContent>
        <w:p w14:paraId="507032F4" w14:textId="77777777" w:rsidR="009B2AB4" w:rsidRDefault="008D2BAE">
          <w:pPr>
            <w:jc w:val="center"/>
            <w:rPr>
              <w:rFonts w:ascii="黑体" w:eastAsia="黑体" w:hAnsi="黑体" w:cs="黑体"/>
              <w:sz w:val="36"/>
              <w:szCs w:val="36"/>
            </w:rPr>
          </w:pPr>
          <w:r>
            <w:rPr>
              <w:rFonts w:ascii="黑体" w:eastAsia="黑体" w:hAnsi="黑体" w:cs="黑体" w:hint="eastAsia"/>
              <w:sz w:val="36"/>
              <w:szCs w:val="36"/>
            </w:rPr>
            <w:t>目录</w:t>
          </w:r>
        </w:p>
        <w:p w14:paraId="7B5F9A05" w14:textId="77777777" w:rsidR="009B2AB4" w:rsidRDefault="008D2BAE">
          <w:pPr>
            <w:pStyle w:val="10"/>
            <w:tabs>
              <w:tab w:val="right" w:leader="dot" w:pos="8306"/>
            </w:tabs>
            <w:spacing w:line="360" w:lineRule="auto"/>
            <w:rPr>
              <w:rFonts w:ascii="宋体" w:eastAsia="宋体" w:hAnsi="宋体" w:cs="宋体"/>
              <w:sz w:val="24"/>
            </w:rPr>
          </w:pPr>
          <w:r>
            <w:rPr>
              <w:rFonts w:ascii="宋体" w:eastAsia="宋体" w:hAnsi="宋体" w:cs="宋体" w:hint="eastAsia"/>
              <w:sz w:val="24"/>
            </w:rPr>
            <w:fldChar w:fldCharType="begin"/>
          </w:r>
          <w:r>
            <w:rPr>
              <w:rFonts w:ascii="宋体" w:eastAsia="宋体" w:hAnsi="宋体" w:cs="宋体" w:hint="eastAsia"/>
              <w:sz w:val="24"/>
            </w:rPr>
            <w:instrText xml:space="preserve">TOC \o "1-2" \h \u </w:instrText>
          </w:r>
          <w:r>
            <w:rPr>
              <w:rFonts w:ascii="宋体" w:eastAsia="宋体" w:hAnsi="宋体" w:cs="宋体" w:hint="eastAsia"/>
              <w:sz w:val="24"/>
            </w:rPr>
            <w:fldChar w:fldCharType="separate"/>
          </w:r>
          <w:hyperlink w:anchor="_Toc24411" w:history="1">
            <w:r>
              <w:rPr>
                <w:rFonts w:ascii="宋体" w:eastAsia="宋体" w:hAnsi="宋体" w:cs="宋体" w:hint="eastAsia"/>
                <w:sz w:val="24"/>
              </w:rPr>
              <w:t>1. 绪论</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_Toc24411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w:t>
            </w:r>
            <w:r>
              <w:rPr>
                <w:rFonts w:ascii="宋体" w:eastAsia="宋体" w:hAnsi="宋体" w:cs="宋体" w:hint="eastAsia"/>
                <w:sz w:val="24"/>
              </w:rPr>
              <w:fldChar w:fldCharType="end"/>
            </w:r>
          </w:hyperlink>
        </w:p>
        <w:p w14:paraId="1DA4BACA" w14:textId="77777777" w:rsidR="009B2AB4" w:rsidRDefault="008D2BAE">
          <w:pPr>
            <w:pStyle w:val="20"/>
            <w:tabs>
              <w:tab w:val="right" w:leader="dot" w:pos="8306"/>
            </w:tabs>
            <w:spacing w:line="360" w:lineRule="auto"/>
            <w:rPr>
              <w:rFonts w:ascii="宋体" w:eastAsia="宋体" w:hAnsi="宋体" w:cs="宋体"/>
              <w:sz w:val="24"/>
            </w:rPr>
          </w:pPr>
          <w:hyperlink w:anchor="_Toc19177" w:history="1">
            <w:r>
              <w:rPr>
                <w:rFonts w:ascii="宋体" w:eastAsia="宋体" w:hAnsi="宋体" w:cs="宋体" w:hint="eastAsia"/>
                <w:sz w:val="24"/>
              </w:rPr>
              <w:t>1.1. 深度学习模型算法发展历史及研究意义</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_Toc19177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w:t>
            </w:r>
            <w:r>
              <w:rPr>
                <w:rFonts w:ascii="宋体" w:eastAsia="宋体" w:hAnsi="宋体" w:cs="宋体" w:hint="eastAsia"/>
                <w:sz w:val="24"/>
              </w:rPr>
              <w:fldChar w:fldCharType="end"/>
            </w:r>
          </w:hyperlink>
        </w:p>
        <w:p w14:paraId="539E8C5B" w14:textId="77777777" w:rsidR="009B2AB4" w:rsidRDefault="008D2BAE">
          <w:pPr>
            <w:pStyle w:val="20"/>
            <w:tabs>
              <w:tab w:val="right" w:leader="dot" w:pos="8306"/>
            </w:tabs>
            <w:spacing w:line="360" w:lineRule="auto"/>
            <w:rPr>
              <w:rFonts w:ascii="宋体" w:eastAsia="宋体" w:hAnsi="宋体" w:cs="宋体"/>
              <w:sz w:val="24"/>
            </w:rPr>
          </w:pPr>
          <w:hyperlink w:anchor="_Toc16014" w:history="1">
            <w:r>
              <w:rPr>
                <w:rFonts w:ascii="宋体" w:eastAsia="宋体" w:hAnsi="宋体" w:cs="宋体" w:hint="eastAsia"/>
                <w:sz w:val="24"/>
              </w:rPr>
              <w:t>1.2. 国内外研究现现状</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_Toc16014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3</w:t>
            </w:r>
            <w:r>
              <w:rPr>
                <w:rFonts w:ascii="宋体" w:eastAsia="宋体" w:hAnsi="宋体" w:cs="宋体" w:hint="eastAsia"/>
                <w:sz w:val="24"/>
              </w:rPr>
              <w:fldChar w:fldCharType="end"/>
            </w:r>
          </w:hyperlink>
        </w:p>
        <w:p w14:paraId="047B6903" w14:textId="77777777" w:rsidR="009B2AB4" w:rsidRDefault="008D2BAE">
          <w:pPr>
            <w:pStyle w:val="20"/>
            <w:tabs>
              <w:tab w:val="right" w:leader="dot" w:pos="8306"/>
            </w:tabs>
            <w:spacing w:line="360" w:lineRule="auto"/>
            <w:rPr>
              <w:rFonts w:ascii="宋体" w:eastAsia="宋体" w:hAnsi="宋体" w:cs="宋体"/>
              <w:sz w:val="24"/>
            </w:rPr>
          </w:pPr>
          <w:hyperlink w:anchor="_Toc32287" w:history="1">
            <w:r>
              <w:rPr>
                <w:rFonts w:ascii="宋体" w:eastAsia="宋体" w:hAnsi="宋体" w:cs="宋体" w:hint="eastAsia"/>
                <w:sz w:val="24"/>
              </w:rPr>
              <w:t>1.3. 论文组织架构</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_Toc32287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4</w:t>
            </w:r>
            <w:r>
              <w:rPr>
                <w:rFonts w:ascii="宋体" w:eastAsia="宋体" w:hAnsi="宋体" w:cs="宋体" w:hint="eastAsia"/>
                <w:sz w:val="24"/>
              </w:rPr>
              <w:fldChar w:fldCharType="end"/>
            </w:r>
          </w:hyperlink>
        </w:p>
        <w:p w14:paraId="0D78456D" w14:textId="77777777" w:rsidR="009B2AB4" w:rsidRDefault="008D2BAE">
          <w:pPr>
            <w:pStyle w:val="10"/>
            <w:tabs>
              <w:tab w:val="right" w:leader="dot" w:pos="8306"/>
            </w:tabs>
            <w:spacing w:line="360" w:lineRule="auto"/>
            <w:rPr>
              <w:rFonts w:ascii="宋体" w:eastAsia="宋体" w:hAnsi="宋体" w:cs="宋体"/>
              <w:sz w:val="24"/>
            </w:rPr>
          </w:pPr>
          <w:hyperlink w:anchor="_Toc30625" w:history="1">
            <w:r>
              <w:rPr>
                <w:rFonts w:ascii="宋体" w:eastAsia="宋体" w:hAnsi="宋体" w:cs="宋体" w:hint="eastAsia"/>
                <w:sz w:val="24"/>
              </w:rPr>
              <w:t>2. 主流的深度学习算法模型</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_Toc30625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4</w:t>
            </w:r>
            <w:r>
              <w:rPr>
                <w:rFonts w:ascii="宋体" w:eastAsia="宋体" w:hAnsi="宋体" w:cs="宋体" w:hint="eastAsia"/>
                <w:sz w:val="24"/>
              </w:rPr>
              <w:fldChar w:fldCharType="end"/>
            </w:r>
          </w:hyperlink>
        </w:p>
        <w:p w14:paraId="5A0C15F3" w14:textId="77777777" w:rsidR="009B2AB4" w:rsidRDefault="008D2BAE">
          <w:pPr>
            <w:pStyle w:val="20"/>
            <w:tabs>
              <w:tab w:val="right" w:leader="dot" w:pos="8306"/>
            </w:tabs>
            <w:spacing w:line="360" w:lineRule="auto"/>
            <w:rPr>
              <w:rFonts w:ascii="宋体" w:eastAsia="宋体" w:hAnsi="宋体" w:cs="宋体"/>
              <w:sz w:val="24"/>
            </w:rPr>
          </w:pPr>
          <w:hyperlink w:anchor="_Toc2923" w:history="1">
            <w:r>
              <w:rPr>
                <w:rFonts w:ascii="宋体" w:eastAsia="宋体" w:hAnsi="宋体" w:cs="宋体" w:hint="eastAsia"/>
                <w:sz w:val="24"/>
              </w:rPr>
              <w:t>2.1. 卷积神经网络</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_Toc2923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4</w:t>
            </w:r>
            <w:r>
              <w:rPr>
                <w:rFonts w:ascii="宋体" w:eastAsia="宋体" w:hAnsi="宋体" w:cs="宋体" w:hint="eastAsia"/>
                <w:sz w:val="24"/>
              </w:rPr>
              <w:fldChar w:fldCharType="end"/>
            </w:r>
          </w:hyperlink>
        </w:p>
        <w:p w14:paraId="1CB303B1" w14:textId="77777777" w:rsidR="009B2AB4" w:rsidRDefault="008D2BAE">
          <w:pPr>
            <w:pStyle w:val="20"/>
            <w:tabs>
              <w:tab w:val="right" w:leader="dot" w:pos="8306"/>
            </w:tabs>
            <w:spacing w:line="360" w:lineRule="auto"/>
            <w:rPr>
              <w:rFonts w:ascii="宋体" w:eastAsia="宋体" w:hAnsi="宋体" w:cs="宋体"/>
              <w:sz w:val="24"/>
            </w:rPr>
          </w:pPr>
          <w:hyperlink w:anchor="_Toc5198" w:history="1">
            <w:r>
              <w:rPr>
                <w:rFonts w:ascii="宋体" w:eastAsia="宋体" w:hAnsi="宋体" w:cs="宋体" w:hint="eastAsia"/>
                <w:sz w:val="24"/>
              </w:rPr>
              <w:t>2.2. 循环神经网络</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_Toc5198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9</w:t>
            </w:r>
            <w:r>
              <w:rPr>
                <w:rFonts w:ascii="宋体" w:eastAsia="宋体" w:hAnsi="宋体" w:cs="宋体" w:hint="eastAsia"/>
                <w:sz w:val="24"/>
              </w:rPr>
              <w:fldChar w:fldCharType="end"/>
            </w:r>
          </w:hyperlink>
        </w:p>
        <w:p w14:paraId="1AA14CCF" w14:textId="77777777" w:rsidR="009B2AB4" w:rsidRDefault="008D2BAE">
          <w:pPr>
            <w:pStyle w:val="20"/>
            <w:tabs>
              <w:tab w:val="right" w:leader="dot" w:pos="8306"/>
            </w:tabs>
            <w:spacing w:line="360" w:lineRule="auto"/>
            <w:rPr>
              <w:rFonts w:ascii="宋体" w:eastAsia="宋体" w:hAnsi="宋体" w:cs="宋体"/>
              <w:sz w:val="24"/>
            </w:rPr>
          </w:pPr>
          <w:hyperlink w:anchor="_Toc7504" w:history="1">
            <w:r>
              <w:rPr>
                <w:rFonts w:ascii="宋体" w:eastAsia="宋体" w:hAnsi="宋体" w:cs="宋体" w:hint="eastAsia"/>
                <w:sz w:val="24"/>
              </w:rPr>
              <w:t>2.3. 生成对抗网络</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_Toc7504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11</w:t>
            </w:r>
            <w:r>
              <w:rPr>
                <w:rFonts w:ascii="宋体" w:eastAsia="宋体" w:hAnsi="宋体" w:cs="宋体" w:hint="eastAsia"/>
                <w:sz w:val="24"/>
              </w:rPr>
              <w:fldChar w:fldCharType="end"/>
            </w:r>
          </w:hyperlink>
        </w:p>
        <w:p w14:paraId="390C5AD2" w14:textId="77777777" w:rsidR="009B2AB4" w:rsidRDefault="008D2BAE">
          <w:pPr>
            <w:pStyle w:val="10"/>
            <w:tabs>
              <w:tab w:val="right" w:leader="dot" w:pos="8306"/>
            </w:tabs>
            <w:spacing w:line="360" w:lineRule="auto"/>
            <w:rPr>
              <w:rFonts w:ascii="宋体" w:eastAsia="宋体" w:hAnsi="宋体" w:cs="宋体"/>
              <w:sz w:val="24"/>
            </w:rPr>
          </w:pPr>
          <w:hyperlink w:anchor="_Toc1526" w:history="1">
            <w:r>
              <w:rPr>
                <w:rFonts w:ascii="宋体" w:eastAsia="宋体" w:hAnsi="宋体" w:cs="宋体" w:hint="eastAsia"/>
                <w:sz w:val="24"/>
              </w:rPr>
              <w:t>3. 深度学习算法模型的应用</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_Toc1526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13</w:t>
            </w:r>
            <w:r>
              <w:rPr>
                <w:rFonts w:ascii="宋体" w:eastAsia="宋体" w:hAnsi="宋体" w:cs="宋体" w:hint="eastAsia"/>
                <w:sz w:val="24"/>
              </w:rPr>
              <w:fldChar w:fldCharType="end"/>
            </w:r>
          </w:hyperlink>
        </w:p>
        <w:p w14:paraId="2A04F7EB" w14:textId="77777777" w:rsidR="009B2AB4" w:rsidRDefault="008D2BAE">
          <w:pPr>
            <w:pStyle w:val="20"/>
            <w:tabs>
              <w:tab w:val="right" w:leader="dot" w:pos="8306"/>
            </w:tabs>
            <w:spacing w:line="360" w:lineRule="auto"/>
            <w:rPr>
              <w:rFonts w:ascii="宋体" w:eastAsia="宋体" w:hAnsi="宋体" w:cs="宋体"/>
              <w:sz w:val="24"/>
            </w:rPr>
          </w:pPr>
          <w:hyperlink w:anchor="_Toc13552" w:history="1">
            <w:r>
              <w:rPr>
                <w:rFonts w:ascii="宋体" w:eastAsia="宋体" w:hAnsi="宋体" w:cs="宋体" w:hint="eastAsia"/>
                <w:sz w:val="24"/>
              </w:rPr>
              <w:t>3.1. 百度研发的开源深度学习平台——飞浆</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_Toc13552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13</w:t>
            </w:r>
            <w:r>
              <w:rPr>
                <w:rFonts w:ascii="宋体" w:eastAsia="宋体" w:hAnsi="宋体" w:cs="宋体" w:hint="eastAsia"/>
                <w:sz w:val="24"/>
              </w:rPr>
              <w:fldChar w:fldCharType="end"/>
            </w:r>
          </w:hyperlink>
        </w:p>
        <w:p w14:paraId="1BA7ACBE" w14:textId="77777777" w:rsidR="009B2AB4" w:rsidRDefault="008D2BAE">
          <w:pPr>
            <w:pStyle w:val="20"/>
            <w:tabs>
              <w:tab w:val="right" w:leader="dot" w:pos="8306"/>
            </w:tabs>
            <w:spacing w:line="360" w:lineRule="auto"/>
            <w:rPr>
              <w:rFonts w:ascii="宋体" w:eastAsia="宋体" w:hAnsi="宋体" w:cs="宋体"/>
              <w:sz w:val="24"/>
            </w:rPr>
          </w:pPr>
          <w:hyperlink w:anchor="_Toc20848" w:history="1">
            <w:r>
              <w:rPr>
                <w:rFonts w:ascii="宋体" w:eastAsia="宋体" w:hAnsi="宋体" w:cs="宋体" w:hint="eastAsia"/>
                <w:sz w:val="24"/>
              </w:rPr>
              <w:t>3.2. iChallenge-PM数据集</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_Toc20848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14</w:t>
            </w:r>
            <w:r>
              <w:rPr>
                <w:rFonts w:ascii="宋体" w:eastAsia="宋体" w:hAnsi="宋体" w:cs="宋体" w:hint="eastAsia"/>
                <w:sz w:val="24"/>
              </w:rPr>
              <w:fldChar w:fldCharType="end"/>
            </w:r>
          </w:hyperlink>
        </w:p>
        <w:p w14:paraId="0A9ABB9C" w14:textId="77777777" w:rsidR="009B2AB4" w:rsidRDefault="008D2BAE">
          <w:pPr>
            <w:pStyle w:val="20"/>
            <w:tabs>
              <w:tab w:val="right" w:leader="dot" w:pos="8306"/>
            </w:tabs>
            <w:spacing w:line="360" w:lineRule="auto"/>
            <w:rPr>
              <w:rFonts w:ascii="宋体" w:eastAsia="宋体" w:hAnsi="宋体" w:cs="宋体"/>
              <w:sz w:val="24"/>
            </w:rPr>
          </w:pPr>
          <w:hyperlink w:anchor="_Toc4885" w:history="1">
            <w:r>
              <w:rPr>
                <w:rFonts w:ascii="宋体" w:eastAsia="宋体" w:hAnsi="宋体" w:cs="宋体" w:hint="eastAsia"/>
                <w:sz w:val="24"/>
              </w:rPr>
              <w:t>3.3. LeNet应用于眼疾数据iChallenge-PM</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_Toc4885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15</w:t>
            </w:r>
            <w:r>
              <w:rPr>
                <w:rFonts w:ascii="宋体" w:eastAsia="宋体" w:hAnsi="宋体" w:cs="宋体" w:hint="eastAsia"/>
                <w:sz w:val="24"/>
              </w:rPr>
              <w:fldChar w:fldCharType="end"/>
            </w:r>
          </w:hyperlink>
        </w:p>
        <w:p w14:paraId="6D1C0731" w14:textId="77777777" w:rsidR="009B2AB4" w:rsidRDefault="008D2BAE">
          <w:pPr>
            <w:pStyle w:val="20"/>
            <w:tabs>
              <w:tab w:val="right" w:leader="dot" w:pos="8306"/>
            </w:tabs>
            <w:spacing w:line="360" w:lineRule="auto"/>
            <w:rPr>
              <w:rFonts w:ascii="宋体" w:eastAsia="宋体" w:hAnsi="宋体" w:cs="宋体"/>
              <w:sz w:val="24"/>
            </w:rPr>
          </w:pPr>
          <w:hyperlink w:anchor="_Toc3686" w:history="1">
            <w:r>
              <w:rPr>
                <w:rFonts w:ascii="宋体" w:eastAsia="宋体" w:hAnsi="宋体" w:cs="宋体" w:hint="eastAsia"/>
                <w:sz w:val="24"/>
              </w:rPr>
              <w:t>3.4. 基于LeNet的改进</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_Toc3686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16</w:t>
            </w:r>
            <w:r>
              <w:rPr>
                <w:rFonts w:ascii="宋体" w:eastAsia="宋体" w:hAnsi="宋体" w:cs="宋体" w:hint="eastAsia"/>
                <w:sz w:val="24"/>
              </w:rPr>
              <w:fldChar w:fldCharType="end"/>
            </w:r>
          </w:hyperlink>
        </w:p>
        <w:p w14:paraId="674CD37E" w14:textId="77777777" w:rsidR="009B2AB4" w:rsidRDefault="008D2BAE">
          <w:pPr>
            <w:pStyle w:val="20"/>
            <w:tabs>
              <w:tab w:val="right" w:leader="dot" w:pos="8306"/>
            </w:tabs>
            <w:spacing w:line="360" w:lineRule="auto"/>
            <w:rPr>
              <w:rFonts w:ascii="宋体" w:eastAsia="宋体" w:hAnsi="宋体" w:cs="宋体"/>
              <w:sz w:val="24"/>
            </w:rPr>
          </w:pPr>
          <w:hyperlink w:anchor="_Toc2726" w:history="1">
            <w:r>
              <w:rPr>
                <w:rFonts w:ascii="宋体" w:eastAsia="宋体" w:hAnsi="宋体" w:cs="宋体" w:hint="eastAsia"/>
                <w:sz w:val="24"/>
              </w:rPr>
              <w:t>3.5. AlexNet应用于眼疾数据iChallenge-PM</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_Toc2726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19</w:t>
            </w:r>
            <w:r>
              <w:rPr>
                <w:rFonts w:ascii="宋体" w:eastAsia="宋体" w:hAnsi="宋体" w:cs="宋体" w:hint="eastAsia"/>
                <w:sz w:val="24"/>
              </w:rPr>
              <w:fldChar w:fldCharType="end"/>
            </w:r>
          </w:hyperlink>
        </w:p>
        <w:p w14:paraId="095A69CF" w14:textId="77777777" w:rsidR="009B2AB4" w:rsidRDefault="008D2BAE">
          <w:pPr>
            <w:pStyle w:val="10"/>
            <w:tabs>
              <w:tab w:val="right" w:leader="dot" w:pos="8306"/>
            </w:tabs>
            <w:spacing w:line="360" w:lineRule="auto"/>
            <w:rPr>
              <w:rFonts w:ascii="宋体" w:eastAsia="宋体" w:hAnsi="宋体" w:cs="宋体"/>
              <w:sz w:val="24"/>
            </w:rPr>
          </w:pPr>
          <w:hyperlink w:anchor="_Toc32381" w:history="1">
            <w:r>
              <w:rPr>
                <w:rFonts w:ascii="宋体" w:eastAsia="宋体" w:hAnsi="宋体" w:cs="宋体" w:hint="eastAsia"/>
                <w:sz w:val="24"/>
              </w:rPr>
              <w:t>4. 总结</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_Toc32381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20</w:t>
            </w:r>
            <w:r>
              <w:rPr>
                <w:rFonts w:ascii="宋体" w:eastAsia="宋体" w:hAnsi="宋体" w:cs="宋体" w:hint="eastAsia"/>
                <w:sz w:val="24"/>
              </w:rPr>
              <w:fldChar w:fldCharType="end"/>
            </w:r>
          </w:hyperlink>
        </w:p>
        <w:p w14:paraId="6C99E64A" w14:textId="77777777" w:rsidR="009B2AB4" w:rsidRDefault="008D2BAE">
          <w:pPr>
            <w:pStyle w:val="10"/>
            <w:tabs>
              <w:tab w:val="right" w:leader="dot" w:pos="8306"/>
            </w:tabs>
            <w:spacing w:line="360" w:lineRule="auto"/>
            <w:rPr>
              <w:rFonts w:ascii="宋体" w:eastAsia="宋体" w:hAnsi="宋体" w:cs="宋体"/>
              <w:sz w:val="24"/>
            </w:rPr>
          </w:pPr>
          <w:hyperlink w:anchor="_Toc4005" w:history="1">
            <w:r>
              <w:rPr>
                <w:rFonts w:ascii="宋体" w:eastAsia="宋体" w:hAnsi="宋体" w:cs="宋体" w:hint="eastAsia"/>
                <w:sz w:val="24"/>
              </w:rPr>
              <w:t>5. 展望</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_Toc4005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20</w:t>
            </w:r>
            <w:r>
              <w:rPr>
                <w:rFonts w:ascii="宋体" w:eastAsia="宋体" w:hAnsi="宋体" w:cs="宋体" w:hint="eastAsia"/>
                <w:sz w:val="24"/>
              </w:rPr>
              <w:fldChar w:fldCharType="end"/>
            </w:r>
          </w:hyperlink>
        </w:p>
        <w:p w14:paraId="672498A5" w14:textId="77777777" w:rsidR="009B2AB4" w:rsidRDefault="008D2BAE">
          <w:pPr>
            <w:pStyle w:val="10"/>
            <w:tabs>
              <w:tab w:val="right" w:leader="dot" w:pos="8306"/>
            </w:tabs>
            <w:spacing w:line="360" w:lineRule="auto"/>
            <w:rPr>
              <w:rFonts w:ascii="宋体" w:eastAsia="宋体" w:hAnsi="宋体" w:cs="宋体"/>
              <w:sz w:val="24"/>
            </w:rPr>
          </w:pPr>
          <w:hyperlink w:anchor="_Toc25306" w:history="1">
            <w:r>
              <w:rPr>
                <w:rFonts w:ascii="宋体" w:eastAsia="宋体" w:hAnsi="宋体" w:cs="宋体" w:hint="eastAsia"/>
                <w:sz w:val="24"/>
              </w:rPr>
              <w:t>参考文献</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_Toc25306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22</w:t>
            </w:r>
            <w:r>
              <w:rPr>
                <w:rFonts w:ascii="宋体" w:eastAsia="宋体" w:hAnsi="宋体" w:cs="宋体" w:hint="eastAsia"/>
                <w:sz w:val="24"/>
              </w:rPr>
              <w:fldChar w:fldCharType="end"/>
            </w:r>
          </w:hyperlink>
        </w:p>
        <w:p w14:paraId="0200E436" w14:textId="77777777" w:rsidR="009B2AB4" w:rsidRDefault="008D2BAE">
          <w:pPr>
            <w:pStyle w:val="10"/>
            <w:tabs>
              <w:tab w:val="right" w:leader="dot" w:pos="8306"/>
            </w:tabs>
            <w:spacing w:line="360" w:lineRule="auto"/>
            <w:rPr>
              <w:rFonts w:ascii="宋体" w:eastAsia="宋体" w:hAnsi="宋体" w:cs="宋体"/>
              <w:sz w:val="24"/>
            </w:rPr>
          </w:pPr>
          <w:hyperlink w:anchor="_Toc12064" w:history="1">
            <w:r>
              <w:rPr>
                <w:rFonts w:ascii="宋体" w:eastAsia="宋体" w:hAnsi="宋体" w:cs="宋体" w:hint="eastAsia"/>
                <w:sz w:val="24"/>
              </w:rPr>
              <w:t>致谢</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_Toc12064 \h </w:instrText>
            </w:r>
            <w:r>
              <w:rPr>
                <w:rFonts w:ascii="宋体" w:eastAsia="宋体" w:hAnsi="宋体" w:cs="宋体" w:hint="eastAsia"/>
                <w:sz w:val="24"/>
              </w:rPr>
            </w:r>
            <w:r>
              <w:rPr>
                <w:rFonts w:ascii="宋体" w:eastAsia="宋体" w:hAnsi="宋体" w:cs="宋体" w:hint="eastAsia"/>
                <w:sz w:val="24"/>
              </w:rPr>
              <w:fldChar w:fldCharType="separate"/>
            </w:r>
            <w:r>
              <w:rPr>
                <w:rFonts w:ascii="宋体" w:eastAsia="宋体" w:hAnsi="宋体" w:cs="宋体" w:hint="eastAsia"/>
                <w:sz w:val="24"/>
              </w:rPr>
              <w:t>24</w:t>
            </w:r>
            <w:r>
              <w:rPr>
                <w:rFonts w:ascii="宋体" w:eastAsia="宋体" w:hAnsi="宋体" w:cs="宋体" w:hint="eastAsia"/>
                <w:sz w:val="24"/>
              </w:rPr>
              <w:fldChar w:fldCharType="end"/>
            </w:r>
          </w:hyperlink>
        </w:p>
        <w:p w14:paraId="773F9F2A" w14:textId="77777777" w:rsidR="009B2AB4" w:rsidRDefault="008D2BAE">
          <w:pPr>
            <w:spacing w:line="360" w:lineRule="auto"/>
            <w:jc w:val="center"/>
            <w:rPr>
              <w:rFonts w:asciiTheme="minorEastAsia" w:hAnsiTheme="minorEastAsia" w:cstheme="minorEastAsia"/>
              <w:sz w:val="36"/>
              <w:szCs w:val="36"/>
            </w:rPr>
          </w:pPr>
          <w:r>
            <w:rPr>
              <w:rFonts w:ascii="宋体" w:eastAsia="宋体" w:hAnsi="宋体" w:cs="宋体" w:hint="eastAsia"/>
              <w:sz w:val="24"/>
            </w:rPr>
            <w:fldChar w:fldCharType="end"/>
          </w:r>
        </w:p>
      </w:sdtContent>
    </w:sdt>
    <w:p w14:paraId="5ECA0D43" w14:textId="77777777" w:rsidR="009B2AB4" w:rsidRDefault="009B2AB4">
      <w:pPr>
        <w:jc w:val="center"/>
        <w:rPr>
          <w:rFonts w:asciiTheme="minorEastAsia" w:hAnsiTheme="minorEastAsia" w:cstheme="minorEastAsia"/>
          <w:sz w:val="36"/>
          <w:szCs w:val="36"/>
        </w:rPr>
      </w:pPr>
    </w:p>
    <w:p w14:paraId="086BAF9D" w14:textId="77777777" w:rsidR="009B2AB4" w:rsidRDefault="009B2AB4">
      <w:pPr>
        <w:jc w:val="center"/>
        <w:rPr>
          <w:rFonts w:asciiTheme="minorEastAsia" w:hAnsiTheme="minorEastAsia" w:cstheme="minorEastAsia"/>
          <w:sz w:val="36"/>
          <w:szCs w:val="36"/>
        </w:rPr>
      </w:pPr>
    </w:p>
    <w:p w14:paraId="263CDF92" w14:textId="77777777" w:rsidR="009B2AB4" w:rsidRDefault="009B2AB4">
      <w:pPr>
        <w:jc w:val="center"/>
        <w:rPr>
          <w:rFonts w:asciiTheme="minorEastAsia" w:hAnsiTheme="minorEastAsia" w:cstheme="minorEastAsia"/>
          <w:sz w:val="36"/>
          <w:szCs w:val="36"/>
        </w:rPr>
      </w:pPr>
    </w:p>
    <w:p w14:paraId="0859AD19" w14:textId="77777777" w:rsidR="009B2AB4" w:rsidRDefault="009B2AB4">
      <w:pPr>
        <w:jc w:val="center"/>
        <w:rPr>
          <w:rFonts w:asciiTheme="minorEastAsia" w:hAnsiTheme="minorEastAsia" w:cstheme="minorEastAsia"/>
          <w:sz w:val="36"/>
          <w:szCs w:val="36"/>
        </w:rPr>
      </w:pPr>
    </w:p>
    <w:p w14:paraId="73524F60" w14:textId="0E69E69A" w:rsidR="009B2AB4" w:rsidDel="00B262FA" w:rsidRDefault="009B2AB4">
      <w:pPr>
        <w:jc w:val="center"/>
        <w:rPr>
          <w:del w:id="37" w:author="Microsoft Office 用户" w:date="2021-04-02T10:24:00Z"/>
          <w:rFonts w:asciiTheme="minorEastAsia" w:hAnsiTheme="minorEastAsia" w:cstheme="minorEastAsia"/>
          <w:sz w:val="36"/>
          <w:szCs w:val="36"/>
        </w:rPr>
      </w:pPr>
    </w:p>
    <w:p w14:paraId="37BC1807" w14:textId="0FC0495C" w:rsidR="009B2AB4" w:rsidDel="00B262FA" w:rsidRDefault="009B2AB4">
      <w:pPr>
        <w:rPr>
          <w:del w:id="38" w:author="Microsoft Office 用户" w:date="2021-04-02T10:24:00Z"/>
          <w:rFonts w:asciiTheme="minorEastAsia" w:hAnsiTheme="minorEastAsia" w:cstheme="minorEastAsia"/>
          <w:sz w:val="36"/>
          <w:szCs w:val="36"/>
        </w:rPr>
      </w:pPr>
    </w:p>
    <w:p w14:paraId="45F28BA6" w14:textId="0BF687F1" w:rsidR="009B2AB4" w:rsidRDefault="009B2AB4">
      <w:pPr>
        <w:pStyle w:val="1"/>
        <w:numPr>
          <w:ilvl w:val="0"/>
          <w:numId w:val="1"/>
        </w:numPr>
        <w:sectPr w:rsidR="009B2AB4">
          <w:headerReference w:type="default" r:id="rId10"/>
          <w:footerReference w:type="default" r:id="rId11"/>
          <w:pgSz w:w="11906" w:h="16838"/>
          <w:pgMar w:top="1440" w:right="1800" w:bottom="1440" w:left="1800" w:header="851" w:footer="992" w:gutter="0"/>
          <w:pgNumType w:start="1"/>
          <w:cols w:space="425"/>
          <w:docGrid w:type="lines" w:linePitch="312"/>
        </w:sectPr>
      </w:pPr>
    </w:p>
    <w:p w14:paraId="04E4479C" w14:textId="77777777" w:rsidR="009B2AB4" w:rsidRDefault="008D2BAE">
      <w:pPr>
        <w:pStyle w:val="1"/>
        <w:numPr>
          <w:ilvl w:val="0"/>
          <w:numId w:val="1"/>
        </w:numPr>
      </w:pPr>
      <w:bookmarkStart w:id="39" w:name="_Toc24411"/>
      <w:r>
        <w:rPr>
          <w:rFonts w:hint="eastAsia"/>
        </w:rPr>
        <w:lastRenderedPageBreak/>
        <w:t>绪论</w:t>
      </w:r>
      <w:bookmarkEnd w:id="39"/>
    </w:p>
    <w:p w14:paraId="449BD927" w14:textId="77777777" w:rsidR="009B2AB4" w:rsidRDefault="008D2BAE">
      <w:pPr>
        <w:pStyle w:val="2"/>
        <w:numPr>
          <w:ilvl w:val="1"/>
          <w:numId w:val="1"/>
        </w:numPr>
        <w:ind w:firstLineChars="0"/>
      </w:pPr>
      <w:bookmarkStart w:id="40" w:name="_Toc19177"/>
      <w:r>
        <w:rPr>
          <w:rFonts w:hint="eastAsia"/>
        </w:rPr>
        <w:t>深度学习模型算法发展历史及研究意义</w:t>
      </w:r>
      <w:bookmarkEnd w:id="40"/>
    </w:p>
    <w:p w14:paraId="29E690D3" w14:textId="2B72CAF8" w:rsidR="009B2AB4" w:rsidRDefault="008D2BAE">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深度学习(Deep Learning)是一种对输入数据进行表示学习或者进行非线性变换的技术，它是</w:t>
      </w:r>
      <w:del w:id="41" w:author="Microsoft Office 用户" w:date="2021-04-02T10:32:00Z">
        <w:r w:rsidDel="004B3FBB">
          <w:rPr>
            <w:rFonts w:asciiTheme="minorEastAsia" w:hAnsiTheme="minorEastAsia" w:cstheme="minorEastAsia" w:hint="eastAsia"/>
            <w:sz w:val="24"/>
          </w:rPr>
          <w:delText>不少于2个</w:delText>
        </w:r>
      </w:del>
      <w:ins w:id="42" w:author="Microsoft Office 用户" w:date="2021-04-02T10:32:00Z">
        <w:r w:rsidR="004B3FBB">
          <w:rPr>
            <w:rFonts w:asciiTheme="minorEastAsia" w:hAnsiTheme="minorEastAsia" w:cstheme="minorEastAsia" w:hint="eastAsia"/>
            <w:sz w:val="24"/>
          </w:rPr>
          <w:t>含有多个</w:t>
        </w:r>
      </w:ins>
      <w:r>
        <w:rPr>
          <w:rFonts w:asciiTheme="minorEastAsia" w:hAnsiTheme="minorEastAsia" w:cstheme="minorEastAsia" w:hint="eastAsia"/>
          <w:sz w:val="24"/>
        </w:rPr>
        <w:t>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w:t>
      </w:r>
      <w:del w:id="43" w:author="Microsoft Office 用户" w:date="2021-04-02T10:34:00Z">
        <w:r w:rsidDel="00B62733">
          <w:rPr>
            <w:rFonts w:asciiTheme="minorEastAsia" w:hAnsiTheme="minorEastAsia" w:cstheme="minorEastAsia" w:hint="eastAsia"/>
            <w:sz w:val="24"/>
          </w:rPr>
          <w:delText>这一点</w:delText>
        </w:r>
      </w:del>
      <w:r>
        <w:rPr>
          <w:rFonts w:asciiTheme="minorEastAsia" w:hAnsiTheme="minorEastAsia" w:cstheme="minorEastAsia" w:hint="eastAsia"/>
          <w:sz w:val="24"/>
        </w:rPr>
        <w:t>相比于传统的机器学习算法</w:t>
      </w:r>
      <w:ins w:id="44" w:author="Microsoft Office 用户" w:date="2021-04-02T10:34:00Z">
        <w:r w:rsidR="00B62733">
          <w:rPr>
            <w:rFonts w:asciiTheme="minorEastAsia" w:hAnsiTheme="minorEastAsia" w:cstheme="minorEastAsia" w:hint="eastAsia"/>
            <w:sz w:val="24"/>
          </w:rPr>
          <w:t>，</w:t>
        </w:r>
      </w:ins>
      <w:ins w:id="45" w:author="Microsoft Office 用户" w:date="2021-04-02T10:35:00Z">
        <w:r w:rsidR="00B62733">
          <w:rPr>
            <w:rFonts w:asciiTheme="minorEastAsia" w:hAnsiTheme="minorEastAsia" w:cstheme="minorEastAsia" w:hint="eastAsia"/>
            <w:sz w:val="24"/>
          </w:rPr>
          <w:t>这一点使得</w:t>
        </w:r>
      </w:ins>
      <w:ins w:id="46" w:author="Microsoft Office 用户" w:date="2021-04-02T10:34:00Z">
        <w:r w:rsidR="00B62733">
          <w:rPr>
            <w:rFonts w:asciiTheme="minorEastAsia" w:hAnsiTheme="minorEastAsia" w:cstheme="minorEastAsia" w:hint="eastAsia"/>
            <w:sz w:val="24"/>
          </w:rPr>
          <w:t>深度</w:t>
        </w:r>
      </w:ins>
      <w:ins w:id="47" w:author="Microsoft Office 用户" w:date="2021-04-02T10:35:00Z">
        <w:r w:rsidR="00B62733">
          <w:rPr>
            <w:rFonts w:asciiTheme="minorEastAsia" w:hAnsiTheme="minorEastAsia" w:cstheme="minorEastAsia" w:hint="eastAsia"/>
            <w:sz w:val="24"/>
          </w:rPr>
          <w:t>学习</w:t>
        </w:r>
      </w:ins>
      <w:del w:id="48" w:author="Microsoft Office 用户" w:date="2021-04-02T10:34:00Z">
        <w:r w:rsidDel="00B62733">
          <w:rPr>
            <w:rFonts w:asciiTheme="minorEastAsia" w:hAnsiTheme="minorEastAsia" w:cstheme="minorEastAsia" w:hint="eastAsia"/>
            <w:sz w:val="24"/>
          </w:rPr>
          <w:delText>需要花费大量的人力资源</w:delText>
        </w:r>
      </w:del>
      <w:r>
        <w:rPr>
          <w:rFonts w:asciiTheme="minorEastAsia" w:hAnsiTheme="minorEastAsia" w:cstheme="minorEastAsia" w:hint="eastAsia"/>
          <w:sz w:val="24"/>
        </w:rPr>
        <w:t>在特征处理上节省了大量的时间</w:t>
      </w:r>
      <w:ins w:id="49" w:author="Microsoft Office 用户" w:date="2021-04-02T10:36:00Z">
        <w:r w:rsidR="00B62733">
          <w:rPr>
            <w:rFonts w:asciiTheme="minorEastAsia" w:hAnsiTheme="minorEastAsia" w:cstheme="minorEastAsia" w:hint="eastAsia"/>
            <w:sz w:val="24"/>
          </w:rPr>
          <w:t>。</w:t>
        </w:r>
      </w:ins>
      <w:del w:id="50" w:author="Microsoft Office 用户" w:date="2021-04-02T10:36:00Z">
        <w:r w:rsidDel="00B62733">
          <w:rPr>
            <w:rFonts w:asciiTheme="minorEastAsia" w:hAnsiTheme="minorEastAsia" w:cstheme="minorEastAsia" w:hint="eastAsia"/>
            <w:sz w:val="24"/>
          </w:rPr>
          <w:delText>，</w:delText>
        </w:r>
      </w:del>
      <w:r>
        <w:rPr>
          <w:rFonts w:asciiTheme="minorEastAsia" w:hAnsiTheme="minorEastAsia" w:cstheme="minorEastAsia" w:hint="eastAsia"/>
          <w:sz w:val="24"/>
        </w:rPr>
        <w:t>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w:t>
      </w:r>
      <w:del w:id="51" w:author="Microsoft Office 用户" w:date="2021-04-02T10:37:00Z">
        <w:r w:rsidDel="00F916BD">
          <w:rPr>
            <w:rFonts w:asciiTheme="minorEastAsia" w:hAnsiTheme="minorEastAsia" w:cstheme="minorEastAsia" w:hint="eastAsia"/>
            <w:sz w:val="24"/>
          </w:rPr>
          <w:delText>(Deep Learning)</w:delText>
        </w:r>
      </w:del>
      <w:r>
        <w:rPr>
          <w:rFonts w:asciiTheme="minorEastAsia" w:hAnsiTheme="minorEastAsia" w:cstheme="minorEastAsia" w:hint="eastAsia"/>
          <w:sz w:val="24"/>
        </w:rPr>
        <w:t>通常也称之为表示学习</w:t>
      </w:r>
      <w:ins w:id="52" w:author="Microsoft Office 用户" w:date="2021-04-02T10:39:00Z">
        <w:r w:rsidR="00F916BD">
          <w:rPr>
            <w:rFonts w:asciiTheme="minorEastAsia" w:hAnsiTheme="minorEastAsia" w:cstheme="minorEastAsia" w:hint="eastAsia"/>
            <w:sz w:val="24"/>
          </w:rPr>
          <w:t>，具有强大的特征学习和表示的能力。</w:t>
        </w:r>
      </w:ins>
      <w:del w:id="53" w:author="Microsoft Office 用户" w:date="2021-04-02T10:39:00Z">
        <w:r w:rsidDel="00F916BD">
          <w:rPr>
            <w:rFonts w:asciiTheme="minorEastAsia" w:hAnsiTheme="minorEastAsia" w:cstheme="minorEastAsia" w:hint="eastAsia"/>
            <w:sz w:val="24"/>
          </w:rPr>
          <w:delText>。</w:delText>
        </w:r>
      </w:del>
    </w:p>
    <w:p w14:paraId="0D4EB876" w14:textId="7E08B644" w:rsidR="009B2AB4" w:rsidRDefault="008D2BAE" w:rsidP="00F916BD">
      <w:pPr>
        <w:widowControl/>
        <w:spacing w:line="360" w:lineRule="auto"/>
        <w:ind w:firstLine="420"/>
        <w:rPr>
          <w:rFonts w:asciiTheme="minorEastAsia" w:hAnsiTheme="minorEastAsia" w:cstheme="minorEastAsia"/>
          <w:sz w:val="24"/>
        </w:rPr>
        <w:pPrChange w:id="54" w:author="Microsoft Office 用户" w:date="2021-04-02T10:38:00Z">
          <w:pPr>
            <w:widowControl/>
            <w:spacing w:line="360" w:lineRule="auto"/>
            <w:ind w:firstLine="420"/>
            <w:jc w:val="left"/>
          </w:pPr>
        </w:pPrChange>
      </w:pPr>
      <w:r>
        <w:rPr>
          <w:rFonts w:asciiTheme="minorEastAsia" w:hAnsiTheme="minorEastAsia" w:cstheme="minorEastAsia" w:hint="eastAsia"/>
          <w:sz w:val="24"/>
        </w:rPr>
        <w:t>深度学习</w:t>
      </w:r>
      <w:del w:id="55" w:author="Microsoft Office 用户" w:date="2021-04-02T10:38:00Z">
        <w:r w:rsidDel="00F916BD">
          <w:rPr>
            <w:rFonts w:asciiTheme="minorEastAsia" w:hAnsiTheme="minorEastAsia" w:cstheme="minorEastAsia" w:hint="eastAsia"/>
            <w:sz w:val="24"/>
          </w:rPr>
          <w:delText>(Deep Learning)</w:delText>
        </w:r>
      </w:del>
      <w:r>
        <w:rPr>
          <w:rFonts w:asciiTheme="minorEastAsia" w:hAnsiTheme="minorEastAsia" w:cstheme="minorEastAsia" w:hint="eastAsia"/>
          <w:sz w:val="24"/>
        </w:rPr>
        <w:t>本质上是包含了多个隐含层的人工神经网络，而人工神经网络的研究历史并非一帆风顺，具体可追溯到上世纪40年代。Pitts和McCulloch在1943年提出了首个神经元数学模型</w:t>
      </w:r>
      <w:r>
        <w:rPr>
          <w:rFonts w:asciiTheme="minorEastAsia" w:hAnsiTheme="minorEastAsia" w:cstheme="minorEastAsia" w:hint="eastAsia"/>
          <w:sz w:val="24"/>
          <w:vertAlign w:val="superscript"/>
        </w:rPr>
        <w:t>[1]</w:t>
      </w:r>
      <w:r>
        <w:rPr>
          <w:rFonts w:asciiTheme="minorEastAsia" w:hAnsiTheme="minorEastAsia" w:cstheme="minorEastAsia" w:hint="eastAsia"/>
          <w:sz w:val="24"/>
        </w:rPr>
        <w:t>，Hebb在1949年提出神经元的学习准则</w:t>
      </w:r>
      <w:r>
        <w:rPr>
          <w:rFonts w:asciiTheme="minorEastAsia" w:hAnsiTheme="minorEastAsia" w:cstheme="minorEastAsia" w:hint="eastAsia"/>
          <w:sz w:val="24"/>
          <w:vertAlign w:val="superscript"/>
        </w:rPr>
        <w:t>[2]</w:t>
      </w:r>
      <w:r>
        <w:rPr>
          <w:rFonts w:asciiTheme="minorEastAsia" w:hAnsiTheme="minorEastAsia" w:cstheme="minorEastAsia" w:hint="eastAsia"/>
          <w:sz w:val="24"/>
        </w:rPr>
        <w:t>，Rosenblatt于1957年提出了感知机(perceptron)模型</w:t>
      </w:r>
      <w:r>
        <w:rPr>
          <w:rFonts w:asciiTheme="minorEastAsia" w:hAnsiTheme="minorEastAsia" w:cstheme="minorEastAsia" w:hint="eastAsia"/>
          <w:sz w:val="24"/>
          <w:vertAlign w:val="superscript"/>
        </w:rPr>
        <w:t>[3]</w:t>
      </w:r>
      <w:r>
        <w:rPr>
          <w:rFonts w:asciiTheme="minorEastAsia" w:hAnsiTheme="minorEastAsia" w:cstheme="minorEastAsia" w:hint="eastAsia"/>
          <w:sz w:val="24"/>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w:t>
      </w:r>
      <w:proofErr w:type="spellStart"/>
      <w:r>
        <w:rPr>
          <w:rFonts w:asciiTheme="minorEastAsia" w:hAnsiTheme="minorEastAsia" w:cstheme="minorEastAsia" w:hint="eastAsia"/>
          <w:sz w:val="24"/>
        </w:rPr>
        <w:t>Rumelhart</w:t>
      </w:r>
      <w:proofErr w:type="spellEnd"/>
      <w:r>
        <w:rPr>
          <w:rFonts w:asciiTheme="minorEastAsia" w:hAnsiTheme="minorEastAsia" w:cstheme="minorEastAsia" w:hint="eastAsia"/>
          <w:sz w:val="24"/>
        </w:rPr>
        <w:t xml:space="preserve">和Hinton在自然杂志《Nature》发表的著名误差逆传播算法(back </w:t>
      </w:r>
      <w:proofErr w:type="spellStart"/>
      <w:r>
        <w:rPr>
          <w:rFonts w:asciiTheme="minorEastAsia" w:hAnsiTheme="minorEastAsia" w:cstheme="minorEastAsia" w:hint="eastAsia"/>
          <w:sz w:val="24"/>
        </w:rPr>
        <w:t>propagation,BP</w:t>
      </w:r>
      <w:proofErr w:type="spellEnd"/>
      <w:r>
        <w:rPr>
          <w:rFonts w:asciiTheme="minorEastAsia" w:hAnsiTheme="minorEastAsia" w:cstheme="minorEastAsia" w:hint="eastAsia"/>
          <w:sz w:val="24"/>
        </w:rPr>
        <w:t>)算法</w:t>
      </w:r>
      <w:r>
        <w:rPr>
          <w:rFonts w:asciiTheme="minorEastAsia" w:hAnsiTheme="minorEastAsia" w:cstheme="minorEastAsia" w:hint="eastAsia"/>
          <w:sz w:val="24"/>
          <w:vertAlign w:val="superscript"/>
        </w:rPr>
        <w:t>[4]</w:t>
      </w:r>
      <w:r>
        <w:rPr>
          <w:rFonts w:asciiTheme="minorEastAsia" w:hAnsiTheme="minorEastAsia" w:cstheme="minorEastAsia" w:hint="eastAsia"/>
          <w:sz w:val="24"/>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w:t>
      </w:r>
      <w:proofErr w:type="spellStart"/>
      <w:r>
        <w:rPr>
          <w:rFonts w:asciiTheme="minorEastAsia" w:hAnsiTheme="minorEastAsia" w:cstheme="minorEastAsia" w:hint="eastAsia"/>
          <w:sz w:val="24"/>
        </w:rPr>
        <w:t>Hornik</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Stinchcombe</w:t>
      </w:r>
      <w:proofErr w:type="spellEnd"/>
      <w:r>
        <w:rPr>
          <w:rFonts w:asciiTheme="minorEastAsia" w:hAnsiTheme="minorEastAsia" w:cstheme="minorEastAsia" w:hint="eastAsia"/>
          <w:sz w:val="24"/>
        </w:rPr>
        <w:t>和White在1989年从理论上证明了，神经网络可以逼近任意复杂的连续函数</w:t>
      </w:r>
      <w:r>
        <w:rPr>
          <w:rFonts w:asciiTheme="minorEastAsia" w:hAnsiTheme="minorEastAsia" w:cstheme="minorEastAsia" w:hint="eastAsia"/>
          <w:sz w:val="24"/>
          <w:vertAlign w:val="superscript"/>
        </w:rPr>
        <w:t>[5]</w:t>
      </w:r>
      <w:r>
        <w:rPr>
          <w:rFonts w:asciiTheme="minorEastAsia" w:hAnsiTheme="minorEastAsia" w:cstheme="minorEastAsia" w:hint="eastAsia"/>
          <w:sz w:val="24"/>
        </w:rPr>
        <w:t>。那么模型有了，训练问题看似也被BP算法解决了，可是不要忽视了其他方面的局限，由于多层</w:t>
      </w:r>
      <w:r>
        <w:rPr>
          <w:rFonts w:asciiTheme="minorEastAsia" w:hAnsiTheme="minorEastAsia" w:cstheme="minorEastAsia" w:hint="eastAsia"/>
          <w:sz w:val="24"/>
        </w:rPr>
        <w:lastRenderedPageBreak/>
        <w:t>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14:paraId="20073720" w14:textId="03A8A9C2" w:rsidR="009B2AB4" w:rsidDel="00164EAB" w:rsidRDefault="00E42D54">
      <w:pPr>
        <w:spacing w:line="360" w:lineRule="auto"/>
        <w:ind w:firstLine="420"/>
        <w:rPr>
          <w:del w:id="56" w:author="Microsoft Office 用户" w:date="2021-04-02T10:54:00Z"/>
          <w:rFonts w:asciiTheme="minorEastAsia" w:hAnsiTheme="minorEastAsia" w:cstheme="minorEastAsia"/>
          <w:sz w:val="24"/>
        </w:rPr>
      </w:pPr>
      <w:ins w:id="57" w:author="Microsoft Office 用户" w:date="2021-04-02T10:49:00Z">
        <w:r>
          <w:rPr>
            <w:rFonts w:asciiTheme="minorEastAsia" w:hAnsiTheme="minorEastAsia" w:cstheme="minorEastAsia" w:hint="eastAsia"/>
            <w:sz w:val="24"/>
          </w:rPr>
          <w:t>近年来，</w:t>
        </w:r>
      </w:ins>
      <w:ins w:id="58" w:author="Microsoft Office 用户" w:date="2021-04-02T10:50:00Z">
        <w:r>
          <w:rPr>
            <w:rFonts w:asciiTheme="minorEastAsia" w:hAnsiTheme="minorEastAsia" w:cstheme="minorEastAsia" w:hint="eastAsia"/>
            <w:sz w:val="24"/>
          </w:rPr>
          <w:t>随着互联网技术的高速发展以及信息化时代的到来，在很多</w:t>
        </w:r>
      </w:ins>
      <w:ins w:id="59" w:author="Microsoft Office 用户" w:date="2021-04-02T10:54:00Z">
        <w:r w:rsidR="00164EAB">
          <w:rPr>
            <w:rFonts w:asciiTheme="minorEastAsia" w:hAnsiTheme="minorEastAsia" w:cstheme="minorEastAsia" w:hint="eastAsia"/>
            <w:sz w:val="24"/>
          </w:rPr>
          <w:t>行业和</w:t>
        </w:r>
      </w:ins>
      <w:ins w:id="60" w:author="Microsoft Office 用户" w:date="2021-04-02T10:50:00Z">
        <w:r>
          <w:rPr>
            <w:rFonts w:asciiTheme="minorEastAsia" w:hAnsiTheme="minorEastAsia" w:cstheme="minorEastAsia" w:hint="eastAsia"/>
            <w:sz w:val="24"/>
          </w:rPr>
          <w:t>领域积累了</w:t>
        </w:r>
      </w:ins>
      <w:ins w:id="61" w:author="Microsoft Office 用户" w:date="2021-04-02T10:51:00Z">
        <w:r>
          <w:rPr>
            <w:rFonts w:asciiTheme="minorEastAsia" w:hAnsiTheme="minorEastAsia" w:cstheme="minorEastAsia" w:hint="eastAsia"/>
            <w:sz w:val="24"/>
          </w:rPr>
          <w:t>海量</w:t>
        </w:r>
      </w:ins>
      <w:ins w:id="62" w:author="Microsoft Office 用户" w:date="2021-04-02T10:50:00Z">
        <w:r>
          <w:rPr>
            <w:rFonts w:asciiTheme="minorEastAsia" w:hAnsiTheme="minorEastAsia" w:cstheme="minorEastAsia" w:hint="eastAsia"/>
            <w:sz w:val="24"/>
          </w:rPr>
          <w:t>的数据</w:t>
        </w:r>
      </w:ins>
      <w:ins w:id="63" w:author="Microsoft Office 用户" w:date="2021-04-02T10:51:00Z">
        <w:r>
          <w:rPr>
            <w:rFonts w:asciiTheme="minorEastAsia" w:hAnsiTheme="minorEastAsia" w:cstheme="minorEastAsia" w:hint="eastAsia"/>
            <w:sz w:val="24"/>
          </w:rPr>
          <w:t>。同时计算机的</w:t>
        </w:r>
      </w:ins>
      <w:ins w:id="64" w:author="Microsoft Office 用户" w:date="2021-04-02T10:52:00Z">
        <w:r>
          <w:rPr>
            <w:rFonts w:asciiTheme="minorEastAsia" w:hAnsiTheme="minorEastAsia" w:cstheme="minorEastAsia" w:hint="eastAsia"/>
            <w:sz w:val="24"/>
          </w:rPr>
          <w:t>硬件水平也急速提升，为多层乃至深层神经网络的发展奠定了良好的基础。</w:t>
        </w:r>
      </w:ins>
      <w:r w:rsidR="008D2BAE">
        <w:rPr>
          <w:rFonts w:asciiTheme="minorEastAsia" w:hAnsiTheme="minorEastAsia" w:cstheme="minorEastAsia" w:hint="eastAsia"/>
          <w:sz w:val="24"/>
        </w:rPr>
        <w:t>2006年机器学习领域的泰斗加拿大多伦大大学Hinton等在全世界最权威的学术期刊之一的《科学》上发表文章</w:t>
      </w:r>
      <w:r w:rsidR="008D2BAE">
        <w:rPr>
          <w:rFonts w:asciiTheme="minorEastAsia" w:hAnsiTheme="minorEastAsia" w:cstheme="minorEastAsia" w:hint="eastAsia"/>
          <w:sz w:val="24"/>
          <w:vertAlign w:val="superscript"/>
        </w:rPr>
        <w:t>[6,7]</w:t>
      </w:r>
      <w:r w:rsidR="008D2BAE">
        <w:rPr>
          <w:rFonts w:asciiTheme="minorEastAsia" w:hAnsiTheme="minorEastAsia" w:cstheme="minorEastAsia" w:hint="eastAsia"/>
          <w:sz w:val="24"/>
        </w:rPr>
        <w:t>，文章指出了</w:t>
      </w:r>
      <w:ins w:id="65" w:author="Microsoft Office 用户" w:date="2021-04-02T10:41:00Z">
        <w:r w:rsidR="00F916BD">
          <w:rPr>
            <w:rFonts w:asciiTheme="minorEastAsia" w:hAnsiTheme="minorEastAsia" w:cstheme="minorEastAsia" w:hint="eastAsia"/>
            <w:sz w:val="24"/>
          </w:rPr>
          <w:t>深</w:t>
        </w:r>
      </w:ins>
      <w:del w:id="66" w:author="Microsoft Office 用户" w:date="2021-04-02T10:41:00Z">
        <w:r w:rsidR="008D2BAE" w:rsidDel="00F916BD">
          <w:rPr>
            <w:rFonts w:asciiTheme="minorEastAsia" w:hAnsiTheme="minorEastAsia" w:cstheme="minorEastAsia" w:hint="eastAsia"/>
            <w:sz w:val="24"/>
          </w:rPr>
          <w:delText>多</w:delText>
        </w:r>
      </w:del>
      <w:r w:rsidR="008D2BAE">
        <w:rPr>
          <w:rFonts w:asciiTheme="minorEastAsia" w:hAnsiTheme="minorEastAsia" w:cstheme="minorEastAsia" w:hint="eastAsia"/>
          <w:sz w:val="24"/>
        </w:rPr>
        <w:t>层神经网络比浅层模型在特征学习能力上有着更加出色的能力，并用无监督和分层的预训练可以有效的解决多层神经网络的训练难题。同时期，蒙特利尔大学的</w:t>
      </w:r>
      <w:proofErr w:type="spellStart"/>
      <w:r w:rsidR="008D2BAE">
        <w:rPr>
          <w:rFonts w:asciiTheme="minorEastAsia" w:hAnsiTheme="minorEastAsia" w:cstheme="minorEastAsia" w:hint="eastAsia"/>
          <w:sz w:val="24"/>
        </w:rPr>
        <w:t>Bengio</w:t>
      </w:r>
      <w:proofErr w:type="spellEnd"/>
      <w:r w:rsidR="008D2BAE">
        <w:rPr>
          <w:rFonts w:asciiTheme="minorEastAsia" w:hAnsiTheme="minorEastAsia" w:cstheme="minorEastAsia" w:hint="eastAsia"/>
          <w:sz w:val="24"/>
        </w:rPr>
        <w:t>也发表论文强调了分层(lay-wise)训练多层神经网络的重要性</w:t>
      </w:r>
      <w:r w:rsidR="008D2BAE">
        <w:rPr>
          <w:rFonts w:asciiTheme="minorEastAsia" w:hAnsiTheme="minorEastAsia" w:cstheme="minorEastAsia" w:hint="eastAsia"/>
          <w:sz w:val="24"/>
          <w:vertAlign w:val="superscript"/>
        </w:rPr>
        <w:t>[8]</w:t>
      </w:r>
      <w:r w:rsidR="008D2BAE">
        <w:rPr>
          <w:rFonts w:asciiTheme="minorEastAsia" w:hAnsiTheme="minorEastAsia" w:cstheme="minorEastAsia" w:hint="eastAsia"/>
          <w:sz w:val="24"/>
        </w:rPr>
        <w:t>,多亏了这些学者不懈的努力，重启了深度学习在工业界和学术界的热潮，发展到今日，神经网络已经有上百种模型，在计算机图像识别</w:t>
      </w:r>
      <w:r w:rsidR="008D2BAE">
        <w:rPr>
          <w:rFonts w:asciiTheme="minorEastAsia" w:hAnsiTheme="minorEastAsia" w:cstheme="minorEastAsia" w:hint="eastAsia"/>
          <w:sz w:val="24"/>
          <w:vertAlign w:val="superscript"/>
        </w:rPr>
        <w:t>[9,10]</w:t>
      </w:r>
      <w:r w:rsidR="008D2BAE">
        <w:rPr>
          <w:rFonts w:asciiTheme="minorEastAsia" w:hAnsiTheme="minorEastAsia" w:cstheme="minorEastAsia" w:hint="eastAsia"/>
          <w:sz w:val="24"/>
        </w:rPr>
        <w:t>，语音识别</w:t>
      </w:r>
      <w:r w:rsidR="008D2BAE">
        <w:rPr>
          <w:rFonts w:asciiTheme="minorEastAsia" w:hAnsiTheme="minorEastAsia" w:cstheme="minorEastAsia" w:hint="eastAsia"/>
          <w:sz w:val="24"/>
          <w:vertAlign w:val="superscript"/>
        </w:rPr>
        <w:t>[11-13]</w:t>
      </w:r>
      <w:r w:rsidR="008D2BAE">
        <w:rPr>
          <w:rFonts w:asciiTheme="minorEastAsia" w:hAnsiTheme="minorEastAsia" w:cstheme="minorEastAsia" w:hint="eastAsia"/>
          <w:sz w:val="24"/>
        </w:rPr>
        <w:t>等许多技术领域大放异彩。</w:t>
      </w:r>
    </w:p>
    <w:p w14:paraId="4FDA7933" w14:textId="1B391BA3" w:rsidR="009B2AB4" w:rsidDel="00A02F71" w:rsidRDefault="008D2BAE">
      <w:pPr>
        <w:spacing w:line="360" w:lineRule="auto"/>
        <w:ind w:firstLine="420"/>
        <w:rPr>
          <w:del w:id="67" w:author="Microsoft Office 用户" w:date="2021-04-02T10:46:00Z"/>
          <w:rFonts w:asciiTheme="minorEastAsia" w:hAnsiTheme="minorEastAsia" w:cstheme="minorEastAsia"/>
          <w:sz w:val="24"/>
        </w:rPr>
      </w:pPr>
      <w:del w:id="68" w:author="Microsoft Office 用户" w:date="2021-04-02T10:46:00Z">
        <w:r w:rsidDel="00A02F71">
          <w:rPr>
            <w:rFonts w:asciiTheme="minorEastAsia" w:hAnsiTheme="minorEastAsia" w:cstheme="minorEastAsia" w:hint="eastAsia"/>
            <w:sz w:val="24"/>
          </w:rPr>
          <w:delTex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delText>
        </w:r>
        <w:r w:rsidDel="00A02F71">
          <w:rPr>
            <w:rFonts w:asciiTheme="minorEastAsia" w:hAnsiTheme="minorEastAsia" w:cstheme="minorEastAsia" w:hint="eastAsia"/>
            <w:sz w:val="24"/>
            <w:vertAlign w:val="superscript"/>
          </w:rPr>
          <w:delText>[14]</w:delText>
        </w:r>
        <w:r w:rsidDel="00A02F71">
          <w:rPr>
            <w:rFonts w:asciiTheme="minorEastAsia" w:hAnsiTheme="minorEastAsia" w:cstheme="minorEastAsia" w:hint="eastAsia"/>
            <w:sz w:val="24"/>
          </w:rPr>
          <w:delText>。</w:delText>
        </w:r>
      </w:del>
    </w:p>
    <w:p w14:paraId="0B688AAC" w14:textId="4970ABE7" w:rsidR="009B2AB4" w:rsidDel="00A02F71" w:rsidRDefault="008D2BAE">
      <w:pPr>
        <w:spacing w:line="360" w:lineRule="auto"/>
        <w:ind w:firstLine="420"/>
        <w:rPr>
          <w:del w:id="69" w:author="Microsoft Office 用户" w:date="2021-04-02T10:46:00Z"/>
          <w:rFonts w:asciiTheme="minorEastAsia" w:hAnsiTheme="minorEastAsia" w:cstheme="minorEastAsia"/>
          <w:sz w:val="24"/>
        </w:rPr>
      </w:pPr>
      <w:del w:id="70" w:author="Microsoft Office 用户" w:date="2021-04-02T10:46:00Z">
        <w:r w:rsidDel="00A02F71">
          <w:rPr>
            <w:rFonts w:asciiTheme="minorEastAsia" w:hAnsiTheme="minorEastAsia" w:cstheme="minorEastAsia" w:hint="eastAsia"/>
            <w:sz w:val="24"/>
          </w:rPr>
          <w:delTex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delText>
        </w:r>
        <w:r w:rsidDel="00A02F71">
          <w:rPr>
            <w:rFonts w:asciiTheme="minorEastAsia" w:hAnsiTheme="minorEastAsia" w:cstheme="minorEastAsia" w:hint="eastAsia"/>
            <w:sz w:val="24"/>
            <w:vertAlign w:val="superscript"/>
          </w:rPr>
          <w:delText>[15]</w:delText>
        </w:r>
        <w:r w:rsidDel="00A02F71">
          <w:rPr>
            <w:rFonts w:asciiTheme="minorEastAsia" w:hAnsiTheme="minorEastAsia" w:cstheme="minorEastAsia" w:hint="eastAsia"/>
            <w:sz w:val="24"/>
          </w:rPr>
          <w:delText>。深度学习浪潮卷起之后，2014年，Facebook的团队</w:delText>
        </w:r>
        <w:r w:rsidDel="00A02F71">
          <w:rPr>
            <w:rFonts w:asciiTheme="minorEastAsia" w:hAnsiTheme="minorEastAsia" w:cstheme="minorEastAsia" w:hint="eastAsia"/>
            <w:sz w:val="24"/>
            <w:vertAlign w:val="superscript"/>
          </w:rPr>
          <w:delText>[16]</w:delText>
        </w:r>
        <w:r w:rsidDel="00A02F71">
          <w:rPr>
            <w:rFonts w:asciiTheme="minorEastAsia" w:hAnsiTheme="minorEastAsia" w:cstheme="minorEastAsia" w:hint="eastAsia"/>
            <w:sz w:val="24"/>
          </w:rPr>
          <w:delText>和香港中文大学的团队</w:delText>
        </w:r>
        <w:r w:rsidDel="00A02F71">
          <w:rPr>
            <w:rFonts w:asciiTheme="minorEastAsia" w:hAnsiTheme="minorEastAsia" w:cstheme="minorEastAsia" w:hint="eastAsia"/>
            <w:sz w:val="24"/>
            <w:vertAlign w:val="superscript"/>
          </w:rPr>
          <w:delText>[17]</w:delText>
        </w:r>
        <w:r w:rsidDel="00A02F71">
          <w:rPr>
            <w:rFonts w:asciiTheme="minorEastAsia" w:hAnsiTheme="minorEastAsia" w:cstheme="minorEastAsia" w:hint="eastAsia"/>
            <w:sz w:val="24"/>
          </w:rPr>
          <w:delText>用深度学习的技术分别报告了97.35%和97.45%的精度。</w:delText>
        </w:r>
      </w:del>
    </w:p>
    <w:p w14:paraId="449CA69A" w14:textId="095E46F3" w:rsidR="009B2AB4" w:rsidDel="00A02F71" w:rsidRDefault="008D2BAE">
      <w:pPr>
        <w:tabs>
          <w:tab w:val="left" w:pos="312"/>
        </w:tabs>
        <w:spacing w:line="360" w:lineRule="auto"/>
        <w:rPr>
          <w:del w:id="71" w:author="Microsoft Office 用户" w:date="2021-04-02T10:46:00Z"/>
          <w:rFonts w:asciiTheme="minorEastAsia" w:hAnsiTheme="minorEastAsia" w:cstheme="minorEastAsia"/>
          <w:sz w:val="24"/>
        </w:rPr>
      </w:pPr>
      <w:del w:id="72" w:author="Microsoft Office 用户" w:date="2021-04-02T10:46:00Z">
        <w:r w:rsidDel="00A02F71">
          <w:rPr>
            <w:rFonts w:asciiTheme="minorEastAsia" w:hAnsiTheme="minorEastAsia" w:cstheme="minorEastAsia" w:hint="eastAsia"/>
            <w:sz w:val="24"/>
          </w:rPr>
          <w:tab/>
          <w:delText>深度学习是人工智能的一个范畴，而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delText>
        </w:r>
        <w:r w:rsidDel="00A02F71">
          <w:rPr>
            <w:rFonts w:asciiTheme="minorEastAsia" w:hAnsiTheme="minorEastAsia" w:cstheme="minorEastAsia" w:hint="eastAsia"/>
            <w:sz w:val="24"/>
            <w:vertAlign w:val="superscript"/>
          </w:rPr>
          <w:delText>[18,19]</w:delText>
        </w:r>
        <w:r w:rsidDel="00A02F71">
          <w:rPr>
            <w:rFonts w:asciiTheme="minorEastAsia" w:hAnsiTheme="minorEastAsia" w:cstheme="minorEastAsia" w:hint="eastAsia"/>
            <w:sz w:val="24"/>
          </w:rPr>
          <w:delText>的冠军,其识别准确率比第二名高达10%以上，冠军的模型AlexNet就是分布式训练模型并行的典型案例。</w:delText>
        </w:r>
      </w:del>
    </w:p>
    <w:p w14:paraId="48B02BAD" w14:textId="10DB5671" w:rsidR="009B2AB4" w:rsidRDefault="008D2BAE" w:rsidP="00164EAB">
      <w:pPr>
        <w:spacing w:line="360" w:lineRule="auto"/>
        <w:ind w:firstLine="420"/>
        <w:rPr>
          <w:rFonts w:asciiTheme="minorEastAsia" w:hAnsiTheme="minorEastAsia" w:cstheme="minorEastAsia"/>
          <w:sz w:val="24"/>
        </w:rPr>
        <w:pPrChange w:id="73" w:author="Microsoft Office 用户" w:date="2021-04-02T10:54:00Z">
          <w:pPr>
            <w:tabs>
              <w:tab w:val="left" w:pos="312"/>
            </w:tabs>
            <w:spacing w:line="360" w:lineRule="auto"/>
          </w:pPr>
        </w:pPrChange>
      </w:pPr>
      <w:del w:id="74" w:author="Microsoft Office 用户" w:date="2021-04-02T10:49:00Z">
        <w:r w:rsidDel="00E42D54">
          <w:rPr>
            <w:rFonts w:asciiTheme="minorEastAsia" w:hAnsiTheme="minorEastAsia" w:cstheme="minorEastAsia" w:hint="eastAsia"/>
            <w:sz w:val="24"/>
          </w:rPr>
          <w:tab/>
        </w:r>
      </w:del>
      <w:r>
        <w:rPr>
          <w:rFonts w:asciiTheme="minorEastAsia" w:hAnsiTheme="minorEastAsia" w:cstheme="minorEastAsia" w:hint="eastAsia"/>
          <w:sz w:val="24"/>
        </w:rPr>
        <w:t>机器无法像人类一样非常容易的去理解图片或者视频中的内容，计算机所能看到的就是一堆没有规则的二维矩阵，而我们需要让计算机能从这些二维矩阵中总结出人类难以发现的规律，</w:t>
      </w:r>
      <w:ins w:id="75" w:author="Microsoft Office 用户" w:date="2021-04-02T10:55:00Z">
        <w:r w:rsidR="00164EAB">
          <w:rPr>
            <w:rFonts w:asciiTheme="minorEastAsia" w:hAnsiTheme="minorEastAsia" w:cstheme="minorEastAsia" w:hint="eastAsia"/>
            <w:sz w:val="24"/>
          </w:rPr>
          <w:t>而传统的机器学习方法在建立模型之前往往需要</w:t>
        </w:r>
      </w:ins>
      <w:ins w:id="76" w:author="Microsoft Office 用户" w:date="2021-04-02T10:56:00Z">
        <w:r w:rsidR="00164EAB">
          <w:rPr>
            <w:rFonts w:asciiTheme="minorEastAsia" w:hAnsiTheme="minorEastAsia" w:cstheme="minorEastAsia" w:hint="eastAsia"/>
            <w:sz w:val="24"/>
          </w:rPr>
          <w:t>预先进行很好的特征提取，而且处理大数据的能力有限</w:t>
        </w:r>
      </w:ins>
      <w:ins w:id="77" w:author="Microsoft Office 用户" w:date="2021-04-02T10:57:00Z">
        <w:r w:rsidR="00164EAB">
          <w:rPr>
            <w:rFonts w:asciiTheme="minorEastAsia" w:hAnsiTheme="minorEastAsia" w:cstheme="minorEastAsia" w:hint="eastAsia"/>
            <w:sz w:val="24"/>
          </w:rPr>
          <w:t>，</w:t>
        </w:r>
      </w:ins>
      <w:del w:id="78" w:author="Microsoft Office 用户" w:date="2021-04-02T10:57:00Z">
        <w:r w:rsidDel="00164EAB">
          <w:rPr>
            <w:rFonts w:asciiTheme="minorEastAsia" w:hAnsiTheme="minorEastAsia" w:cstheme="minorEastAsia" w:hint="eastAsia"/>
            <w:sz w:val="24"/>
          </w:rPr>
          <w:delText>而</w:delText>
        </w:r>
      </w:del>
      <w:r>
        <w:rPr>
          <w:rFonts w:asciiTheme="minorEastAsia" w:hAnsiTheme="minorEastAsia" w:cstheme="minorEastAsia" w:hint="eastAsia"/>
          <w:sz w:val="24"/>
        </w:rPr>
        <w:t>这就是深度学习的用武之地。</w:t>
      </w:r>
    </w:p>
    <w:p w14:paraId="29885B80" w14:textId="1A21F752" w:rsidR="009B2AB4" w:rsidDel="00A02F71" w:rsidRDefault="008D2BAE">
      <w:pPr>
        <w:pStyle w:val="2"/>
        <w:numPr>
          <w:ilvl w:val="1"/>
          <w:numId w:val="1"/>
        </w:numPr>
        <w:ind w:firstLineChars="0"/>
        <w:rPr>
          <w:del w:id="79" w:author="Microsoft Office 用户" w:date="2021-04-02T10:46:00Z"/>
        </w:rPr>
      </w:pPr>
      <w:bookmarkStart w:id="80" w:name="_Toc16014"/>
      <w:r>
        <w:rPr>
          <w:rFonts w:hint="eastAsia"/>
        </w:rPr>
        <w:t>国内外研究</w:t>
      </w:r>
      <w:del w:id="81" w:author="Microsoft Office 用户" w:date="2021-04-02T10:43:00Z">
        <w:r w:rsidDel="00032C57">
          <w:rPr>
            <w:rFonts w:hint="eastAsia"/>
          </w:rPr>
          <w:delText>现</w:delText>
        </w:r>
      </w:del>
      <w:r>
        <w:rPr>
          <w:rFonts w:hint="eastAsia"/>
        </w:rPr>
        <w:t>现状</w:t>
      </w:r>
      <w:bookmarkEnd w:id="80"/>
    </w:p>
    <w:p w14:paraId="00D4963F" w14:textId="77777777" w:rsidR="00A02F71" w:rsidRPr="008F4CE4" w:rsidRDefault="00A02F71" w:rsidP="00A02F71">
      <w:pPr>
        <w:pStyle w:val="2"/>
        <w:numPr>
          <w:ilvl w:val="1"/>
          <w:numId w:val="1"/>
        </w:numPr>
        <w:ind w:firstLineChars="0"/>
        <w:rPr>
          <w:ins w:id="82" w:author="Microsoft Office 用户" w:date="2021-04-02T10:46:00Z"/>
          <w:rFonts w:hint="eastAsia"/>
        </w:rPr>
        <w:pPrChange w:id="83" w:author="Microsoft Office 用户" w:date="2021-04-02T10:46:00Z">
          <w:pPr>
            <w:tabs>
              <w:tab w:val="left" w:pos="312"/>
            </w:tabs>
            <w:spacing w:line="360" w:lineRule="auto"/>
            <w:ind w:firstLine="420"/>
          </w:pPr>
        </w:pPrChange>
      </w:pPr>
    </w:p>
    <w:p w14:paraId="2CF768D4" w14:textId="77777777" w:rsidR="00A02F71" w:rsidRPr="00A02F71" w:rsidRDefault="00A02F71" w:rsidP="00A02F71">
      <w:pPr>
        <w:spacing w:line="360" w:lineRule="auto"/>
        <w:ind w:firstLine="420"/>
        <w:rPr>
          <w:ins w:id="84" w:author="Microsoft Office 用户" w:date="2021-04-02T10:46:00Z"/>
          <w:rFonts w:asciiTheme="minorEastAsia" w:hAnsiTheme="minorEastAsia" w:cstheme="minorEastAsia"/>
          <w:sz w:val="24"/>
        </w:rPr>
        <w:pPrChange w:id="85" w:author="Microsoft Office 用户" w:date="2021-04-02T10:47:00Z">
          <w:pPr>
            <w:pStyle w:val="af1"/>
            <w:numPr>
              <w:numId w:val="1"/>
            </w:numPr>
            <w:spacing w:line="360" w:lineRule="auto"/>
            <w:ind w:left="425" w:firstLineChars="0" w:hanging="425"/>
          </w:pPr>
        </w:pPrChange>
      </w:pPr>
      <w:ins w:id="86" w:author="Microsoft Office 用户" w:date="2021-04-02T10:46:00Z">
        <w:r w:rsidRPr="00A02F71">
          <w:rPr>
            <w:rFonts w:asciiTheme="minorEastAsia" w:hAnsiTheme="minorEastAsia" w:cstheme="minorEastAsia" w:hint="eastAsia"/>
            <w:sz w:val="24"/>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w:t>
        </w:r>
        <w:proofErr w:type="spellStart"/>
        <w:r w:rsidRPr="00A02F71">
          <w:rPr>
            <w:rFonts w:asciiTheme="minorEastAsia" w:hAnsiTheme="minorEastAsia" w:cstheme="minorEastAsia" w:hint="eastAsia"/>
            <w:sz w:val="24"/>
          </w:rPr>
          <w:t>AlphaGo</w:t>
        </w:r>
        <w:proofErr w:type="spellEnd"/>
        <w:r w:rsidRPr="00A02F71">
          <w:rPr>
            <w:rFonts w:asciiTheme="minorEastAsia" w:hAnsiTheme="minorEastAsia" w:cstheme="minorEastAsia" w:hint="eastAsia"/>
            <w:sz w:val="24"/>
          </w:rPr>
          <w:t>)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sidRPr="00A02F71">
          <w:rPr>
            <w:rFonts w:asciiTheme="minorEastAsia" w:hAnsiTheme="minorEastAsia" w:cstheme="minorEastAsia" w:hint="eastAsia"/>
            <w:sz w:val="24"/>
            <w:vertAlign w:val="superscript"/>
          </w:rPr>
          <w:t>[14]</w:t>
        </w:r>
        <w:r w:rsidRPr="00A02F71">
          <w:rPr>
            <w:rFonts w:asciiTheme="minorEastAsia" w:hAnsiTheme="minorEastAsia" w:cstheme="minorEastAsia" w:hint="eastAsia"/>
            <w:sz w:val="24"/>
          </w:rPr>
          <w:t>。</w:t>
        </w:r>
      </w:ins>
    </w:p>
    <w:p w14:paraId="2A7D4ECE" w14:textId="77777777" w:rsidR="00A02F71" w:rsidRPr="00A02F71" w:rsidRDefault="00A02F71" w:rsidP="00A02F71">
      <w:pPr>
        <w:spacing w:line="360" w:lineRule="auto"/>
        <w:ind w:firstLine="420"/>
        <w:rPr>
          <w:ins w:id="87" w:author="Microsoft Office 用户" w:date="2021-04-02T10:46:00Z"/>
          <w:rFonts w:asciiTheme="minorEastAsia" w:hAnsiTheme="minorEastAsia" w:cstheme="minorEastAsia"/>
          <w:sz w:val="24"/>
        </w:rPr>
        <w:pPrChange w:id="88" w:author="Microsoft Office 用户" w:date="2021-04-02T10:47:00Z">
          <w:pPr>
            <w:pStyle w:val="af1"/>
            <w:numPr>
              <w:numId w:val="1"/>
            </w:numPr>
            <w:spacing w:line="360" w:lineRule="auto"/>
            <w:ind w:left="425" w:firstLineChars="0" w:hanging="425"/>
          </w:pPr>
        </w:pPrChange>
      </w:pPr>
      <w:ins w:id="89" w:author="Microsoft Office 用户" w:date="2021-04-02T10:46:00Z">
        <w:r w:rsidRPr="00A02F71">
          <w:rPr>
            <w:rFonts w:asciiTheme="minorEastAsia" w:hAnsiTheme="minorEastAsia" w:cstheme="minorEastAsia" w:hint="eastAsia"/>
            <w:sz w:val="24"/>
          </w:rPr>
          <w:t>人脸识别，是通过提取人脸的特征信息从而达到身份识别的一项生物识别技</w:t>
        </w:r>
        <w:r w:rsidRPr="00A02F71">
          <w:rPr>
            <w:rFonts w:asciiTheme="minorEastAsia" w:hAnsiTheme="minorEastAsia" w:cstheme="minorEastAsia" w:hint="eastAsia"/>
            <w:sz w:val="24"/>
          </w:rPr>
          <w:lastRenderedPageBreak/>
          <w:t>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sidRPr="00A02F71">
          <w:rPr>
            <w:rFonts w:asciiTheme="minorEastAsia" w:hAnsiTheme="minorEastAsia" w:cstheme="minorEastAsia" w:hint="eastAsia"/>
            <w:sz w:val="24"/>
            <w:vertAlign w:val="superscript"/>
          </w:rPr>
          <w:t>[15]</w:t>
        </w:r>
        <w:r w:rsidRPr="00A02F71">
          <w:rPr>
            <w:rFonts w:asciiTheme="minorEastAsia" w:hAnsiTheme="minorEastAsia" w:cstheme="minorEastAsia" w:hint="eastAsia"/>
            <w:sz w:val="24"/>
          </w:rPr>
          <w:t>。深度学习浪潮卷起之后，2014年，Facebook的团队</w:t>
        </w:r>
        <w:r w:rsidRPr="00A02F71">
          <w:rPr>
            <w:rFonts w:asciiTheme="minorEastAsia" w:hAnsiTheme="minorEastAsia" w:cstheme="minorEastAsia" w:hint="eastAsia"/>
            <w:sz w:val="24"/>
            <w:vertAlign w:val="superscript"/>
          </w:rPr>
          <w:t>[16]</w:t>
        </w:r>
        <w:r w:rsidRPr="00A02F71">
          <w:rPr>
            <w:rFonts w:asciiTheme="minorEastAsia" w:hAnsiTheme="minorEastAsia" w:cstheme="minorEastAsia" w:hint="eastAsia"/>
            <w:sz w:val="24"/>
          </w:rPr>
          <w:t>和香港中文大学的团队</w:t>
        </w:r>
        <w:r w:rsidRPr="00A02F71">
          <w:rPr>
            <w:rFonts w:asciiTheme="minorEastAsia" w:hAnsiTheme="minorEastAsia" w:cstheme="minorEastAsia" w:hint="eastAsia"/>
            <w:sz w:val="24"/>
            <w:vertAlign w:val="superscript"/>
          </w:rPr>
          <w:t>[17]</w:t>
        </w:r>
        <w:r w:rsidRPr="00A02F71">
          <w:rPr>
            <w:rFonts w:asciiTheme="minorEastAsia" w:hAnsiTheme="minorEastAsia" w:cstheme="minorEastAsia" w:hint="eastAsia"/>
            <w:sz w:val="24"/>
          </w:rPr>
          <w:t>用深度学习的技术分别报告了97.35%和97.45%的精度。</w:t>
        </w:r>
      </w:ins>
    </w:p>
    <w:p w14:paraId="378CBB3A" w14:textId="2444FABF" w:rsidR="00A02F71" w:rsidRPr="00A02F71" w:rsidRDefault="00A02F71" w:rsidP="00A02F71">
      <w:pPr>
        <w:spacing w:line="360" w:lineRule="auto"/>
        <w:ind w:firstLine="420"/>
        <w:rPr>
          <w:ins w:id="90" w:author="Microsoft Office 用户" w:date="2021-04-02T10:46:00Z"/>
          <w:rFonts w:asciiTheme="minorEastAsia" w:hAnsiTheme="minorEastAsia" w:cstheme="minorEastAsia" w:hint="eastAsia"/>
          <w:sz w:val="24"/>
        </w:rPr>
        <w:pPrChange w:id="91" w:author="Microsoft Office 用户" w:date="2021-04-02T10:47:00Z">
          <w:pPr>
            <w:pStyle w:val="af1"/>
            <w:numPr>
              <w:numId w:val="1"/>
            </w:numPr>
            <w:tabs>
              <w:tab w:val="left" w:pos="312"/>
            </w:tabs>
            <w:spacing w:line="360" w:lineRule="auto"/>
            <w:ind w:left="425" w:firstLineChars="0" w:hanging="425"/>
          </w:pPr>
        </w:pPrChange>
      </w:pPr>
      <w:ins w:id="92" w:author="Microsoft Office 用户" w:date="2021-04-02T10:46:00Z">
        <w:r w:rsidRPr="00A02F71">
          <w:rPr>
            <w:rFonts w:asciiTheme="minorEastAsia" w:hAnsiTheme="minorEastAsia" w:cstheme="minorEastAsia" w:hint="eastAsia"/>
            <w:sz w:val="24"/>
          </w:rPr>
          <w:tab/>
          <w:t>深度学习是人工智能的一个范畴，而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sidRPr="00A02F71">
          <w:rPr>
            <w:rFonts w:asciiTheme="minorEastAsia" w:hAnsiTheme="minorEastAsia" w:cstheme="minorEastAsia" w:hint="eastAsia"/>
            <w:sz w:val="24"/>
            <w:vertAlign w:val="superscript"/>
          </w:rPr>
          <w:t>[18,19]</w:t>
        </w:r>
        <w:r w:rsidRPr="00A02F71">
          <w:rPr>
            <w:rFonts w:asciiTheme="minorEastAsia" w:hAnsiTheme="minorEastAsia" w:cstheme="minorEastAsia" w:hint="eastAsia"/>
            <w:sz w:val="24"/>
          </w:rPr>
          <w:t>的冠军,其识别准确率比第二名高达10%以上，冠军的模型</w:t>
        </w:r>
        <w:proofErr w:type="spellStart"/>
        <w:r w:rsidRPr="00A02F71">
          <w:rPr>
            <w:rFonts w:asciiTheme="minorEastAsia" w:hAnsiTheme="minorEastAsia" w:cstheme="minorEastAsia" w:hint="eastAsia"/>
            <w:sz w:val="24"/>
          </w:rPr>
          <w:t>AlexNet</w:t>
        </w:r>
        <w:proofErr w:type="spellEnd"/>
        <w:r w:rsidRPr="00A02F71">
          <w:rPr>
            <w:rFonts w:asciiTheme="minorEastAsia" w:hAnsiTheme="minorEastAsia" w:cstheme="minorEastAsia" w:hint="eastAsia"/>
            <w:sz w:val="24"/>
          </w:rPr>
          <w:t>就是分布式训练模型并行的典型案例。</w:t>
        </w:r>
      </w:ins>
    </w:p>
    <w:p w14:paraId="6F2AF432" w14:textId="77777777" w:rsidR="009B2AB4" w:rsidRDefault="008D2BAE">
      <w:pPr>
        <w:tabs>
          <w:tab w:val="left" w:pos="312"/>
        </w:tabs>
        <w:spacing w:line="360" w:lineRule="auto"/>
        <w:ind w:firstLine="420"/>
        <w:rPr>
          <w:rFonts w:asciiTheme="minorEastAsia" w:hAnsiTheme="minorEastAsia" w:cstheme="minorEastAsia"/>
          <w:sz w:val="24"/>
        </w:rPr>
      </w:pPr>
      <w:r>
        <w:rPr>
          <w:rFonts w:asciiTheme="minorEastAsia" w:hAnsiTheme="minorEastAsia" w:cstheme="minorEastAsia" w:hint="eastAsia"/>
          <w:sz w:val="24"/>
        </w:rPr>
        <w:t>2021年，国内矿冶集团的鲁恒润等人</w:t>
      </w:r>
      <w:r>
        <w:rPr>
          <w:rFonts w:asciiTheme="minorEastAsia" w:hAnsiTheme="minorEastAsia" w:cstheme="minorEastAsia" w:hint="eastAsia"/>
          <w:sz w:val="24"/>
          <w:vertAlign w:val="superscript"/>
        </w:rPr>
        <w:t>[20]</w:t>
      </w:r>
      <w:r>
        <w:rPr>
          <w:rFonts w:asciiTheme="minorEastAsia" w:hAnsiTheme="minorEastAsia" w:cstheme="minorEastAsia" w:hint="eastAsia"/>
          <w:sz w:val="24"/>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w:t>
      </w:r>
      <w:proofErr w:type="spellStart"/>
      <w:r>
        <w:rPr>
          <w:rFonts w:asciiTheme="minorEastAsia" w:hAnsiTheme="minorEastAsia" w:cstheme="minorEastAsia" w:hint="eastAsia"/>
          <w:sz w:val="24"/>
        </w:rPr>
        <w:t>Xception</w:t>
      </w:r>
      <w:proofErr w:type="spellEnd"/>
      <w:r>
        <w:rPr>
          <w:rFonts w:asciiTheme="minorEastAsia" w:hAnsiTheme="minorEastAsia" w:cstheme="minorEastAsia" w:hint="eastAsia"/>
          <w:sz w:val="24"/>
        </w:rPr>
        <w:t>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14:paraId="5DE712EE" w14:textId="77777777" w:rsidR="009B2AB4" w:rsidRDefault="008D2BAE">
      <w:pPr>
        <w:tabs>
          <w:tab w:val="left" w:pos="312"/>
        </w:tabs>
        <w:spacing w:line="360" w:lineRule="auto"/>
        <w:ind w:firstLine="420"/>
        <w:rPr>
          <w:rFonts w:asciiTheme="minorEastAsia" w:hAnsiTheme="minorEastAsia" w:cstheme="minorEastAsia"/>
          <w:sz w:val="24"/>
        </w:rPr>
      </w:pPr>
      <w:r>
        <w:rPr>
          <w:rFonts w:asciiTheme="minorEastAsia" w:hAnsiTheme="minorEastAsia" w:cstheme="minorEastAsia" w:hint="eastAsia"/>
          <w:sz w:val="24"/>
        </w:rPr>
        <w:t>2021年，哈尔滨工业大学机电工程学院的于凌涛等人</w:t>
      </w:r>
      <w:r>
        <w:rPr>
          <w:rFonts w:asciiTheme="minorEastAsia" w:hAnsiTheme="minorEastAsia" w:cstheme="minorEastAsia" w:hint="eastAsia"/>
          <w:sz w:val="24"/>
          <w:vertAlign w:val="superscript"/>
        </w:rPr>
        <w:t>[21]</w:t>
      </w:r>
      <w:r>
        <w:rPr>
          <w:rFonts w:asciiTheme="minorEastAsia" w:hAnsiTheme="minorEastAsia" w:cstheme="minorEastAsia" w:hint="eastAsia"/>
          <w:sz w:val="24"/>
        </w:rPr>
        <w:t>将卷积神经网络模型和迁移学习算法应用于乳腺癌病例图像分类上，同时提出了针对高分辨率的图像使用基于四叉树图像分割的方法分割图像以提升数据量防止模型过拟合。相比较</w:t>
      </w:r>
      <w:r>
        <w:rPr>
          <w:rFonts w:asciiTheme="minorEastAsia" w:hAnsiTheme="minorEastAsia" w:cstheme="minorEastAsia" w:hint="eastAsia"/>
          <w:sz w:val="24"/>
        </w:rPr>
        <w:lastRenderedPageBreak/>
        <w:t>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14:paraId="04CE1C8A" w14:textId="77777777" w:rsidR="009B2AB4" w:rsidRDefault="008D2BAE">
      <w:pPr>
        <w:tabs>
          <w:tab w:val="left" w:pos="312"/>
        </w:tabs>
        <w:spacing w:line="360" w:lineRule="auto"/>
        <w:ind w:firstLine="420"/>
        <w:rPr>
          <w:rFonts w:asciiTheme="minorEastAsia" w:hAnsiTheme="minorEastAsia" w:cstheme="minorEastAsia"/>
          <w:sz w:val="32"/>
          <w:szCs w:val="32"/>
        </w:rPr>
      </w:pPr>
      <w:r>
        <w:rPr>
          <w:rFonts w:asciiTheme="minorEastAsia" w:hAnsiTheme="minorEastAsia" w:cstheme="minorEastAsia" w:hint="eastAsia"/>
          <w:sz w:val="24"/>
        </w:rPr>
        <w:t>2021清华大学电子工程系的高宸等人</w:t>
      </w:r>
      <w:r>
        <w:rPr>
          <w:rFonts w:asciiTheme="minorEastAsia" w:hAnsiTheme="minorEastAsia" w:cstheme="minorEastAsia" w:hint="eastAsia"/>
          <w:sz w:val="24"/>
          <w:vertAlign w:val="superscript"/>
        </w:rPr>
        <w:t>[22]</w:t>
      </w:r>
      <w:r>
        <w:rPr>
          <w:rFonts w:asciiTheme="minorEastAsia" w:hAnsiTheme="minorEastAsia" w:cstheme="minorEastAsia" w:hint="eastAsia"/>
          <w:sz w:val="24"/>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14:paraId="72299912" w14:textId="77777777" w:rsidR="009B2AB4" w:rsidRDefault="008D2BAE">
      <w:pPr>
        <w:pStyle w:val="2"/>
        <w:numPr>
          <w:ilvl w:val="1"/>
          <w:numId w:val="1"/>
        </w:numPr>
        <w:ind w:firstLineChars="0"/>
      </w:pPr>
      <w:bookmarkStart w:id="93" w:name="_Toc32287"/>
      <w:r>
        <w:rPr>
          <w:rFonts w:hint="eastAsia"/>
        </w:rPr>
        <w:t>论文组织架构</w:t>
      </w:r>
      <w:bookmarkEnd w:id="93"/>
    </w:p>
    <w:p w14:paraId="40E2378F"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本文的组织结构分为五个章节，每一章节的主要内容如下安排：</w:t>
      </w:r>
    </w:p>
    <w:p w14:paraId="417A31B4" w14:textId="7C74C3FA"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第一章：绪论。</w:t>
      </w:r>
      <w:del w:id="94" w:author="Microsoft Office 用户" w:date="2021-04-02T11:00:00Z">
        <w:r w:rsidDel="00857E31">
          <w:rPr>
            <w:rFonts w:asciiTheme="minorEastAsia" w:hAnsiTheme="minorEastAsia" w:cstheme="minorEastAsia" w:hint="eastAsia"/>
            <w:sz w:val="24"/>
          </w:rPr>
          <w:delText>绪论</w:delText>
        </w:r>
      </w:del>
      <w:r>
        <w:rPr>
          <w:rFonts w:asciiTheme="minorEastAsia" w:hAnsiTheme="minorEastAsia" w:cstheme="minorEastAsia" w:hint="eastAsia"/>
          <w:sz w:val="24"/>
        </w:rPr>
        <w:t>介绍了深度学习模型的发展历史，以及相关研究意义；然后讨论了国内外深度学习相关的最新研究成果</w:t>
      </w:r>
      <w:del w:id="95" w:author="Microsoft Office 用户" w:date="2021-04-02T11:00:00Z">
        <w:r w:rsidDel="00857E31">
          <w:rPr>
            <w:rFonts w:asciiTheme="minorEastAsia" w:hAnsiTheme="minorEastAsia" w:cstheme="minorEastAsia" w:hint="eastAsia"/>
            <w:sz w:val="24"/>
          </w:rPr>
          <w:delText>(国外的有待补充)</w:delText>
        </w:r>
      </w:del>
      <w:r>
        <w:rPr>
          <w:rFonts w:asciiTheme="minorEastAsia" w:hAnsiTheme="minorEastAsia" w:cstheme="minorEastAsia" w:hint="eastAsia"/>
          <w:sz w:val="24"/>
        </w:rPr>
        <w:t>,虽然深度学习在许多领域崭露头角，但是其相关的训练，模型的可解释性等方面还是有待我们的研究。</w:t>
      </w:r>
    </w:p>
    <w:p w14:paraId="07D1AE8B" w14:textId="4C6D101D"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第二章：主流的深度学习模型算法。第二章</w:t>
      </w:r>
      <w:del w:id="96" w:author="Microsoft Office 用户" w:date="2021-04-02T11:00:00Z">
        <w:r w:rsidDel="00857E31">
          <w:rPr>
            <w:rFonts w:asciiTheme="minorEastAsia" w:hAnsiTheme="minorEastAsia" w:cstheme="minorEastAsia" w:hint="eastAsia"/>
            <w:sz w:val="24"/>
          </w:rPr>
          <w:delText>会</w:delText>
        </w:r>
      </w:del>
      <w:r>
        <w:rPr>
          <w:rFonts w:asciiTheme="minorEastAsia" w:hAnsiTheme="minorEastAsia" w:cstheme="minorEastAsia" w:hint="eastAsia"/>
          <w:sz w:val="24"/>
        </w:rPr>
        <w:t>挑选</w:t>
      </w:r>
      <w:ins w:id="97" w:author="Microsoft Office 用户" w:date="2021-04-02T11:00:00Z">
        <w:r w:rsidR="00857E31">
          <w:rPr>
            <w:rFonts w:asciiTheme="minorEastAsia" w:hAnsiTheme="minorEastAsia" w:cstheme="minorEastAsia" w:hint="eastAsia"/>
            <w:sz w:val="24"/>
          </w:rPr>
          <w:t>了</w:t>
        </w:r>
      </w:ins>
      <w:r>
        <w:rPr>
          <w:rFonts w:asciiTheme="minorEastAsia" w:hAnsiTheme="minorEastAsia" w:cstheme="minorEastAsia" w:hint="eastAsia"/>
          <w:sz w:val="24"/>
        </w:rPr>
        <w:t>三个经典的深度学习模型来介绍，分别是卷积神经网络，循环神经网络，生成对抗网络。</w:t>
      </w:r>
      <w:ins w:id="98" w:author="Microsoft Office 用户" w:date="2021-04-02T11:01:00Z">
        <w:r w:rsidR="00857E31">
          <w:rPr>
            <w:rFonts w:asciiTheme="minorEastAsia" w:hAnsiTheme="minorEastAsia" w:cstheme="minorEastAsia" w:hint="eastAsia"/>
            <w:sz w:val="24"/>
          </w:rPr>
          <w:t>详细说明了网络的结构、主要概念以及建模过程。</w:t>
        </w:r>
      </w:ins>
    </w:p>
    <w:p w14:paraId="1221D068" w14:textId="598BED70"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第三章：深度学习的应用。介绍百度自主研发的深度学习框架Paddle，并基于此框架将深度学习神经网络应用到实际的图像分类上。</w:t>
      </w:r>
      <w:ins w:id="99" w:author="Microsoft Office 用户" w:date="2021-04-02T11:02:00Z">
        <w:r w:rsidR="00857E31">
          <w:rPr>
            <w:rFonts w:asciiTheme="minorEastAsia" w:hAnsiTheme="minorEastAsia" w:cstheme="minorEastAsia" w:hint="eastAsia"/>
            <w:sz w:val="24"/>
          </w:rPr>
          <w:t>通过编程进行实验对比不同模型</w:t>
        </w:r>
      </w:ins>
      <w:ins w:id="100" w:author="Microsoft Office 用户" w:date="2021-04-02T11:03:00Z">
        <w:r w:rsidR="00857E31">
          <w:rPr>
            <w:rFonts w:asciiTheme="minorEastAsia" w:hAnsiTheme="minorEastAsia" w:cstheme="minorEastAsia" w:hint="eastAsia"/>
            <w:sz w:val="24"/>
          </w:rPr>
          <w:t>的结果，进一步调整网络结构和参数，改善模型的性能。</w:t>
        </w:r>
      </w:ins>
    </w:p>
    <w:p w14:paraId="3644EB51"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第四章：总结。对本文的内容做一个总结。</w:t>
      </w:r>
    </w:p>
    <w:p w14:paraId="0D044B7C" w14:textId="132B3192"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第五章：展望。指出当前深度学习领域</w:t>
      </w:r>
      <w:ins w:id="101" w:author="Microsoft Office 用户" w:date="2021-04-02T11:20:00Z">
        <w:r w:rsidR="00341040">
          <w:rPr>
            <w:rFonts w:asciiTheme="minorEastAsia" w:hAnsiTheme="minorEastAsia" w:cstheme="minorEastAsia" w:hint="eastAsia"/>
            <w:sz w:val="24"/>
          </w:rPr>
          <w:t>中</w:t>
        </w:r>
      </w:ins>
      <w:del w:id="102" w:author="Microsoft Office 用户" w:date="2021-04-02T11:20:00Z">
        <w:r w:rsidDel="00341040">
          <w:rPr>
            <w:rFonts w:asciiTheme="minorEastAsia" w:hAnsiTheme="minorEastAsia" w:cstheme="minorEastAsia" w:hint="eastAsia"/>
            <w:sz w:val="24"/>
          </w:rPr>
          <w:delText>的</w:delText>
        </w:r>
      </w:del>
      <w:del w:id="103" w:author="Microsoft Office 用户" w:date="2021-04-02T11:19:00Z">
        <w:r w:rsidDel="00341040">
          <w:rPr>
            <w:rFonts w:asciiTheme="minorEastAsia" w:hAnsiTheme="minorEastAsia" w:cstheme="minorEastAsia" w:hint="eastAsia"/>
            <w:sz w:val="24"/>
          </w:rPr>
          <w:delText>空白点</w:delText>
        </w:r>
      </w:del>
      <w:ins w:id="104" w:author="Microsoft Office 用户" w:date="2021-04-02T11:19:00Z">
        <w:r w:rsidR="00341040">
          <w:rPr>
            <w:rFonts w:asciiTheme="minorEastAsia" w:hAnsiTheme="minorEastAsia" w:cstheme="minorEastAsia" w:hint="eastAsia"/>
            <w:sz w:val="24"/>
          </w:rPr>
          <w:t>有待</w:t>
        </w:r>
      </w:ins>
      <w:ins w:id="105" w:author="Microsoft Office 用户" w:date="2021-04-02T11:20:00Z">
        <w:r w:rsidR="00341040">
          <w:rPr>
            <w:rFonts w:asciiTheme="minorEastAsia" w:hAnsiTheme="minorEastAsia" w:cstheme="minorEastAsia" w:hint="eastAsia"/>
            <w:sz w:val="24"/>
          </w:rPr>
          <w:t>进一步</w:t>
        </w:r>
      </w:ins>
      <w:ins w:id="106" w:author="Microsoft Office 用户" w:date="2021-04-02T11:19:00Z">
        <w:r w:rsidR="00341040">
          <w:rPr>
            <w:rFonts w:asciiTheme="minorEastAsia" w:hAnsiTheme="minorEastAsia" w:cstheme="minorEastAsia" w:hint="eastAsia"/>
            <w:sz w:val="24"/>
          </w:rPr>
          <w:t>研究</w:t>
        </w:r>
      </w:ins>
      <w:ins w:id="107" w:author="Microsoft Office 用户" w:date="2021-04-02T11:20:00Z">
        <w:r w:rsidR="00341040">
          <w:rPr>
            <w:rFonts w:asciiTheme="minorEastAsia" w:hAnsiTheme="minorEastAsia" w:cstheme="minorEastAsia" w:hint="eastAsia"/>
            <w:sz w:val="24"/>
          </w:rPr>
          <w:t>的问题</w:t>
        </w:r>
      </w:ins>
      <w:r>
        <w:rPr>
          <w:rFonts w:asciiTheme="minorEastAsia" w:hAnsiTheme="minorEastAsia" w:cstheme="minorEastAsia" w:hint="eastAsia"/>
          <w:sz w:val="24"/>
        </w:rPr>
        <w:t>，给出未来深度学习算法研究的重点方向。</w:t>
      </w:r>
    </w:p>
    <w:p w14:paraId="78D08B57" w14:textId="77777777" w:rsidR="009B2AB4" w:rsidRDefault="008D2BAE">
      <w:pPr>
        <w:pStyle w:val="1"/>
        <w:numPr>
          <w:ilvl w:val="0"/>
          <w:numId w:val="1"/>
        </w:numPr>
      </w:pPr>
      <w:bookmarkStart w:id="108" w:name="_Toc30625"/>
      <w:r>
        <w:rPr>
          <w:rFonts w:hint="eastAsia"/>
        </w:rPr>
        <w:lastRenderedPageBreak/>
        <w:t>主流的深度学习算法模型</w:t>
      </w:r>
      <w:bookmarkEnd w:id="108"/>
    </w:p>
    <w:p w14:paraId="737E8AC1" w14:textId="77777777" w:rsidR="009B2AB4" w:rsidRDefault="008D2BAE">
      <w:pPr>
        <w:pStyle w:val="2"/>
        <w:numPr>
          <w:ilvl w:val="1"/>
          <w:numId w:val="1"/>
        </w:numPr>
        <w:ind w:firstLineChars="0"/>
      </w:pPr>
      <w:bookmarkStart w:id="109" w:name="_Toc2923"/>
      <w:r>
        <w:rPr>
          <w:rFonts w:hint="eastAsia"/>
        </w:rPr>
        <w:t>卷积神经网络</w:t>
      </w:r>
      <w:bookmarkEnd w:id="109"/>
    </w:p>
    <w:p w14:paraId="589DFB95" w14:textId="5A454FFD"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 xml:space="preserve">卷积神经网络(Convolutional Neural </w:t>
      </w:r>
      <w:proofErr w:type="spellStart"/>
      <w:r>
        <w:rPr>
          <w:rFonts w:asciiTheme="minorEastAsia" w:hAnsiTheme="minorEastAsia" w:cstheme="minorEastAsia" w:hint="eastAsia"/>
          <w:sz w:val="24"/>
        </w:rPr>
        <w:t>Network,CNN</w:t>
      </w:r>
      <w:proofErr w:type="spellEnd"/>
      <w:r>
        <w:rPr>
          <w:rFonts w:asciiTheme="minorEastAsia" w:hAnsiTheme="minorEastAsia" w:cstheme="minorEastAsia" w:hint="eastAsia"/>
          <w:sz w:val="24"/>
        </w:rPr>
        <w:t>)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_Ref26867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1</w:t>
      </w:r>
      <w:r>
        <w:rPr>
          <w:rFonts w:hint="eastAsia"/>
        </w:rPr>
        <w:t xml:space="preserve"> </w:t>
      </w:r>
      <w:r>
        <w:rPr>
          <w:rFonts w:hint="eastAsia"/>
        </w:rPr>
        <w:t>卷积神经网络结构</w:t>
      </w:r>
      <w:r>
        <w:rPr>
          <w:rFonts w:asciiTheme="minorEastAsia" w:hAnsiTheme="minorEastAsia" w:cstheme="minorEastAsia" w:hint="eastAsia"/>
          <w:sz w:val="24"/>
        </w:rPr>
        <w:fldChar w:fldCharType="end"/>
      </w:r>
      <w:r>
        <w:rPr>
          <w:rFonts w:asciiTheme="minorEastAsia" w:hAnsiTheme="minorEastAsia" w:cstheme="minorEastAsia" w:hint="eastAsia"/>
          <w:sz w:val="24"/>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w:t>
      </w:r>
      <w:ins w:id="110" w:author="Microsoft Office 用户" w:date="2021-04-02T11:24:00Z">
        <w:r w:rsidR="00E70CD1">
          <w:rPr>
            <w:rFonts w:asciiTheme="minorEastAsia" w:hAnsiTheme="minorEastAsia" w:cstheme="minorEastAsia" w:hint="eastAsia"/>
            <w:sz w:val="24"/>
          </w:rPr>
          <w:t>，因为</w:t>
        </w:r>
      </w:ins>
      <w:ins w:id="111" w:author="Microsoft Office 用户" w:date="2021-04-02T11:25:00Z">
        <w:r w:rsidR="00E70CD1">
          <w:rPr>
            <w:rFonts w:asciiTheme="minorEastAsia" w:hAnsiTheme="minorEastAsia" w:cstheme="minorEastAsia" w:hint="eastAsia"/>
            <w:sz w:val="24"/>
          </w:rPr>
          <w:t>图像中的像素根据其所在的位置是有着关联性的。</w:t>
        </w:r>
      </w:ins>
      <w:del w:id="112" w:author="Microsoft Office 用户" w:date="2021-04-02T11:24:00Z">
        <w:r w:rsidDel="00E70CD1">
          <w:rPr>
            <w:rFonts w:asciiTheme="minorEastAsia" w:hAnsiTheme="minorEastAsia" w:cstheme="minorEastAsia" w:hint="eastAsia"/>
            <w:sz w:val="24"/>
          </w:rPr>
          <w:delText>。</w:delText>
        </w:r>
      </w:del>
      <w:r>
        <w:rPr>
          <w:rFonts w:asciiTheme="minorEastAsia" w:hAnsiTheme="minorEastAsia" w:cstheme="minorEastAsia" w:hint="eastAsia"/>
          <w:sz w:val="24"/>
        </w:rPr>
        <w:t>虽然图像是像素值的矩阵，但是对于涉及像素依赖性的复杂图像，如果仅仅将图像展平，比如将</w:t>
      </w:r>
      <w:r>
        <w:rPr>
          <w:rFonts w:asciiTheme="minorEastAsia" w:hAnsiTheme="minorEastAsia" w:cstheme="minorEastAsia" w:hint="eastAsia"/>
          <w:position w:val="-6"/>
          <w:sz w:val="24"/>
        </w:rPr>
        <w:object w:dxaOrig="480" w:dyaOrig="279" w14:anchorId="740688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pt;height:13.75pt" o:ole="">
            <v:imagedata r:id="rId12" o:title=""/>
          </v:shape>
          <o:OLEObject Type="Embed" ProgID="Equation.KSEE3" ShapeID="_x0000_i1025" DrawAspect="Content" ObjectID="_1678872489" r:id="rId13"/>
        </w:object>
      </w:r>
      <w:r>
        <w:rPr>
          <w:rFonts w:asciiTheme="minorEastAsia" w:hAnsiTheme="minorEastAsia" w:cstheme="minorEastAsia" w:hint="eastAsia"/>
          <w:sz w:val="24"/>
        </w:rPr>
        <w:t>的图像矩阵转换为</w:t>
      </w:r>
      <w:r>
        <w:rPr>
          <w:rFonts w:asciiTheme="minorEastAsia" w:hAnsiTheme="minorEastAsia" w:cstheme="minorEastAsia" w:hint="eastAsia"/>
          <w:position w:val="-6"/>
          <w:sz w:val="24"/>
        </w:rPr>
        <w:object w:dxaOrig="440" w:dyaOrig="279" w14:anchorId="39A99EEA">
          <v:shape id="_x0000_i1026" type="#_x0000_t75" style="width:21.9pt;height:13.75pt" o:ole="">
            <v:imagedata r:id="rId14" o:title=""/>
          </v:shape>
          <o:OLEObject Type="Embed" ProgID="Equation.KSEE3" ShapeID="_x0000_i1026" DrawAspect="Content" ObjectID="_1678872490" r:id="rId15"/>
        </w:object>
      </w:r>
      <w:r>
        <w:rPr>
          <w:rFonts w:asciiTheme="minorEastAsia" w:hAnsiTheme="minorEastAsia" w:cstheme="minorEastAsia" w:hint="eastAsia"/>
          <w:sz w:val="24"/>
        </w:rPr>
        <w:t>的矢量，如</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_Ref27330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2</w:t>
      </w:r>
      <w:r>
        <w:rPr>
          <w:rFonts w:hint="eastAsia"/>
        </w:rPr>
        <w:t xml:space="preserve"> </w:t>
      </w:r>
      <w:r>
        <w:rPr>
          <w:rFonts w:hint="eastAsia"/>
        </w:rPr>
        <w:t>图矩阵转矢量</w:t>
      </w:r>
      <w:r>
        <w:rPr>
          <w:rFonts w:asciiTheme="minorEastAsia" w:hAnsiTheme="minorEastAsia" w:cstheme="minorEastAsia" w:hint="eastAsia"/>
          <w:sz w:val="24"/>
        </w:rPr>
        <w:fldChar w:fldCharType="end"/>
      </w:r>
      <w:r>
        <w:rPr>
          <w:rFonts w:asciiTheme="minorEastAsia" w:hAnsiTheme="minorEastAsia" w:cstheme="minorEastAsia" w:hint="eastAsia"/>
          <w:sz w:val="24"/>
        </w:rPr>
        <w:t>，使用该方法</w:t>
      </w:r>
      <w:ins w:id="113" w:author="Microsoft Office 用户" w:date="2021-04-02T11:26:00Z">
        <w:r w:rsidR="00E70CD1">
          <w:rPr>
            <w:rFonts w:asciiTheme="minorEastAsia" w:hAnsiTheme="minorEastAsia" w:cstheme="minorEastAsia" w:hint="eastAsia"/>
            <w:sz w:val="24"/>
          </w:rPr>
          <w:t>不能捕捉像素之间的关联性特征，</w:t>
        </w:r>
      </w:ins>
      <w:r>
        <w:rPr>
          <w:rFonts w:asciiTheme="minorEastAsia" w:hAnsiTheme="minorEastAsia" w:cstheme="minorEastAsia" w:hint="eastAsia"/>
          <w:sz w:val="24"/>
        </w:rPr>
        <w:t>几乎没有准确性可言。</w:t>
      </w:r>
    </w:p>
    <w:p w14:paraId="3FC96B81" w14:textId="77777777" w:rsidR="009B2AB4" w:rsidRDefault="008D2BAE">
      <w:pPr>
        <w:tabs>
          <w:tab w:val="left" w:pos="312"/>
        </w:tabs>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3B425618" wp14:editId="7AED9D73">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6"/>
                    <a:stretch>
                      <a:fillRect/>
                    </a:stretch>
                  </pic:blipFill>
                  <pic:spPr>
                    <a:xfrm>
                      <a:off x="0" y="0"/>
                      <a:ext cx="4085590" cy="1800225"/>
                    </a:xfrm>
                    <a:prstGeom prst="rect">
                      <a:avLst/>
                    </a:prstGeom>
                  </pic:spPr>
                </pic:pic>
              </a:graphicData>
            </a:graphic>
          </wp:inline>
        </w:drawing>
      </w:r>
    </w:p>
    <w:p w14:paraId="2D2E0EAE" w14:textId="77777777" w:rsidR="009B2AB4" w:rsidRDefault="008D2BAE">
      <w:pPr>
        <w:pStyle w:val="a3"/>
        <w:tabs>
          <w:tab w:val="left" w:pos="312"/>
        </w:tabs>
        <w:jc w:val="center"/>
        <w:rPr>
          <w:rFonts w:asciiTheme="minorEastAsia" w:hAnsiTheme="minorEastAsia" w:cstheme="minorEastAsia"/>
          <w:sz w:val="24"/>
        </w:rPr>
      </w:pPr>
      <w:bookmarkStart w:id="114" w:name="_Ref26867"/>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卷积神经网络结构</w:t>
      </w:r>
      <w:bookmarkEnd w:id="114"/>
    </w:p>
    <w:p w14:paraId="5AF5E261" w14:textId="77777777" w:rsidR="009B2AB4" w:rsidRDefault="008D2BAE">
      <w:pPr>
        <w:tabs>
          <w:tab w:val="left" w:pos="312"/>
        </w:tabs>
        <w:jc w:val="center"/>
      </w:pPr>
      <w:r>
        <w:rPr>
          <w:rFonts w:hint="eastAsia"/>
          <w:noProof/>
        </w:rPr>
        <w:drawing>
          <wp:inline distT="0" distB="0" distL="114300" distR="114300" wp14:anchorId="08BE309A" wp14:editId="035B461C">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7"/>
                    <a:stretch>
                      <a:fillRect/>
                    </a:stretch>
                  </pic:blipFill>
                  <pic:spPr>
                    <a:xfrm>
                      <a:off x="0" y="0"/>
                      <a:ext cx="2077720" cy="1800225"/>
                    </a:xfrm>
                    <a:prstGeom prst="rect">
                      <a:avLst/>
                    </a:prstGeom>
                  </pic:spPr>
                </pic:pic>
              </a:graphicData>
            </a:graphic>
          </wp:inline>
        </w:drawing>
      </w:r>
    </w:p>
    <w:p w14:paraId="25FA93C8" w14:textId="77777777" w:rsidR="009B2AB4" w:rsidRDefault="008D2BAE">
      <w:pPr>
        <w:pStyle w:val="a3"/>
        <w:tabs>
          <w:tab w:val="left" w:pos="312"/>
        </w:tabs>
        <w:jc w:val="center"/>
      </w:pPr>
      <w:bookmarkStart w:id="115" w:name="_Ref27330"/>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图矩阵转矢量</w:t>
      </w:r>
      <w:bookmarkEnd w:id="115"/>
    </w:p>
    <w:p w14:paraId="190432C1" w14:textId="77777777" w:rsidR="009B2AB4" w:rsidRDefault="009B2AB4"/>
    <w:p w14:paraId="511BDA72" w14:textId="77777777" w:rsidR="009B2AB4" w:rsidRDefault="008D2BAE">
      <w:pPr>
        <w:tabs>
          <w:tab w:val="left" w:pos="312"/>
        </w:tabs>
        <w:spacing w:line="360" w:lineRule="auto"/>
        <w:rPr>
          <w:rFonts w:asciiTheme="minorEastAsia" w:hAnsiTheme="minorEastAsia" w:cstheme="minorEastAsia"/>
          <w:sz w:val="24"/>
        </w:rPr>
      </w:pPr>
      <w:r>
        <w:rPr>
          <w:rFonts w:ascii="Helvetica" w:eastAsia="宋体" w:hAnsi="Helvetica" w:cs="Helvetica" w:hint="eastAsia"/>
          <w:color w:val="333333"/>
          <w:sz w:val="19"/>
          <w:szCs w:val="19"/>
        </w:rPr>
        <w:tab/>
      </w:r>
      <w:r>
        <w:rPr>
          <w:rFonts w:asciiTheme="minorEastAsia" w:hAnsiTheme="minorEastAsia" w:cstheme="minorEastAsia" w:hint="eastAsia"/>
          <w:sz w:val="24"/>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asciiTheme="minorEastAsia" w:hAnsiTheme="minorEastAsia" w:cstheme="minorEastAsia"/>
          <w:sz w:val="24"/>
        </w:rPr>
        <w:t>在</w:t>
      </w:r>
      <w:r>
        <w:rPr>
          <w:rFonts w:asciiTheme="minorEastAsia" w:hAnsiTheme="minorEastAsia" w:cstheme="minorEastAsia"/>
          <w:sz w:val="24"/>
        </w:rPr>
        <w:fldChar w:fldCharType="begin"/>
      </w:r>
      <w:r>
        <w:rPr>
          <w:rFonts w:asciiTheme="minorEastAsia" w:hAnsiTheme="minorEastAsia" w:cstheme="minorEastAsia"/>
          <w:sz w:val="24"/>
        </w:rPr>
        <w:instrText xml:space="preserve"> REF _Ref27503 \h </w:instrText>
      </w:r>
      <w:r>
        <w:rPr>
          <w:rFonts w:asciiTheme="minorEastAsia" w:hAnsiTheme="minorEastAsia" w:cstheme="minorEastAsia"/>
          <w:sz w:val="24"/>
        </w:rPr>
      </w:r>
      <w:r>
        <w:rPr>
          <w:rFonts w:asciiTheme="minorEastAsia" w:hAnsiTheme="minorEastAsia" w:cstheme="minorEastAsia"/>
          <w:sz w:val="24"/>
        </w:rPr>
        <w:fldChar w:fldCharType="separate"/>
      </w:r>
      <w:r>
        <w:t>图</w:t>
      </w:r>
      <w:r>
        <w:t xml:space="preserve"> 3</w:t>
      </w:r>
      <w:r>
        <w:rPr>
          <w:rFonts w:hint="eastAsia"/>
        </w:rPr>
        <w:t xml:space="preserve"> RGB</w:t>
      </w:r>
      <w:r>
        <w:rPr>
          <w:rFonts w:hint="eastAsia"/>
        </w:rPr>
        <w:t>图像</w:t>
      </w:r>
      <w:r>
        <w:rPr>
          <w:rFonts w:asciiTheme="minorEastAsia" w:hAnsiTheme="minorEastAsia" w:cstheme="minorEastAsia"/>
          <w:sz w:val="24"/>
        </w:rPr>
        <w:fldChar w:fldCharType="end"/>
      </w:r>
      <w:r>
        <w:rPr>
          <w:rFonts w:asciiTheme="minorEastAsia" w:hAnsiTheme="minorEastAsia" w:cstheme="minorEastAsia"/>
          <w:sz w:val="24"/>
        </w:rPr>
        <w:t>中，我们有一个RGB图像，该图像已被其三个颜色平面</w:t>
      </w:r>
      <w:r>
        <w:rPr>
          <w:rFonts w:asciiTheme="minorEastAsia" w:hAnsiTheme="minorEastAsia" w:cstheme="minorEastAsia" w:hint="eastAsia"/>
          <w:sz w:val="24"/>
        </w:rPr>
        <w:t>(</w:t>
      </w:r>
      <w:r>
        <w:rPr>
          <w:rFonts w:asciiTheme="minorEastAsia" w:hAnsiTheme="minorEastAsia" w:cstheme="minorEastAsia"/>
          <w:sz w:val="24"/>
        </w:rPr>
        <w:t>红色，绿色和蓝色</w:t>
      </w:r>
      <w:r>
        <w:rPr>
          <w:rFonts w:asciiTheme="minorEastAsia" w:hAnsiTheme="minorEastAsia" w:cstheme="minorEastAsia" w:hint="eastAsia"/>
          <w:sz w:val="24"/>
        </w:rPr>
        <w:t>)</w:t>
      </w:r>
      <w:r>
        <w:rPr>
          <w:rFonts w:asciiTheme="minorEastAsia" w:hAnsiTheme="minorEastAsia" w:cstheme="minorEastAsia"/>
          <w:sz w:val="24"/>
        </w:rPr>
        <w:t>分开。图像中存在许多这样的色彩空间-灰度，RGB，HSV，CMYK等。</w:t>
      </w:r>
      <w:r>
        <w:rPr>
          <w:rFonts w:asciiTheme="minorEastAsia" w:hAnsiTheme="minorEastAsia" w:cstheme="minorEastAsia" w:hint="eastAsia"/>
          <w:sz w:val="24"/>
        </w:rPr>
        <w:t>设想</w:t>
      </w:r>
      <w:r>
        <w:rPr>
          <w:rFonts w:asciiTheme="minorEastAsia" w:hAnsiTheme="minorEastAsia" w:cstheme="minorEastAsia"/>
          <w:sz w:val="24"/>
        </w:rPr>
        <w:t>，一旦图像达到8K</w:t>
      </w:r>
      <w:r>
        <w:rPr>
          <w:rFonts w:asciiTheme="minorEastAsia" w:hAnsiTheme="minorEastAsia" w:cstheme="minorEastAsia" w:hint="eastAsia"/>
          <w:sz w:val="24"/>
        </w:rPr>
        <w:t>(</w:t>
      </w:r>
      <w:r>
        <w:rPr>
          <w:rFonts w:asciiTheme="minorEastAsia" w:hAnsiTheme="minorEastAsia" w:cstheme="minorEastAsia"/>
          <w:sz w:val="24"/>
        </w:rPr>
        <w:t>7680×4320</w:t>
      </w:r>
      <w:r>
        <w:rPr>
          <w:rFonts w:asciiTheme="minorEastAsia" w:hAnsiTheme="minorEastAsia" w:cstheme="minorEastAsia" w:hint="eastAsia"/>
          <w:sz w:val="24"/>
        </w:rPr>
        <w:t>)</w:t>
      </w:r>
      <w:r>
        <w:rPr>
          <w:rFonts w:asciiTheme="minorEastAsia" w:hAnsiTheme="minorEastAsia" w:cstheme="minorEastAsia"/>
          <w:sz w:val="24"/>
        </w:rPr>
        <w:t>的尺寸，</w:t>
      </w:r>
      <w:r>
        <w:rPr>
          <w:rFonts w:asciiTheme="minorEastAsia" w:hAnsiTheme="minorEastAsia" w:cstheme="minorEastAsia" w:hint="eastAsia"/>
          <w:sz w:val="24"/>
        </w:rPr>
        <w:t>那么图像矩阵的数据量将是非常巨大的</w:t>
      </w:r>
      <w:r>
        <w:rPr>
          <w:rFonts w:asciiTheme="minorEastAsia" w:hAnsiTheme="minorEastAsia" w:cstheme="minorEastAsia"/>
          <w:sz w:val="24"/>
        </w:rPr>
        <w:t>。</w:t>
      </w:r>
      <w:r>
        <w:rPr>
          <w:rFonts w:asciiTheme="minorEastAsia" w:hAnsiTheme="minorEastAsia" w:cstheme="minorEastAsia" w:hint="eastAsia"/>
          <w:sz w:val="24"/>
        </w:rPr>
        <w:t>卷积神经网络</w:t>
      </w:r>
      <w:r>
        <w:rPr>
          <w:rFonts w:asciiTheme="minorEastAsia" w:hAnsiTheme="minorEastAsia" w:cstheme="minorEastAsia"/>
          <w:sz w:val="24"/>
        </w:rPr>
        <w:t>的作用是将图像缩小为易于处理的形式，</w:t>
      </w:r>
      <w:r>
        <w:rPr>
          <w:rFonts w:asciiTheme="minorEastAsia" w:hAnsiTheme="minorEastAsia" w:cstheme="minorEastAsia" w:hint="eastAsia"/>
          <w:sz w:val="24"/>
        </w:rPr>
        <w:t>但是又不会丢失重要的数据信息。</w:t>
      </w:r>
      <w:r>
        <w:rPr>
          <w:rFonts w:asciiTheme="minorEastAsia" w:hAnsiTheme="minorEastAsia" w:cstheme="minorEastAsia"/>
          <w:sz w:val="24"/>
        </w:rPr>
        <w:t>当我们要设计一种架构时，这一点很重要，该架构不仅要善于</w:t>
      </w:r>
      <w:r>
        <w:rPr>
          <w:rFonts w:asciiTheme="minorEastAsia" w:hAnsiTheme="minorEastAsia" w:cstheme="minorEastAsia" w:hint="eastAsia"/>
          <w:sz w:val="24"/>
        </w:rPr>
        <w:t>学习数据中的规律</w:t>
      </w:r>
      <w:r>
        <w:rPr>
          <w:rFonts w:asciiTheme="minorEastAsia" w:hAnsiTheme="minorEastAsia" w:cstheme="minorEastAsia"/>
          <w:sz w:val="24"/>
        </w:rPr>
        <w:t>，而且还可以扩展到海量数据集。</w:t>
      </w:r>
    </w:p>
    <w:p w14:paraId="34983A6E" w14:textId="77777777" w:rsidR="009B2AB4" w:rsidRDefault="009B2AB4">
      <w:pPr>
        <w:tabs>
          <w:tab w:val="left" w:pos="312"/>
        </w:tabs>
        <w:rPr>
          <w:rFonts w:asciiTheme="minorEastAsia" w:hAnsiTheme="minorEastAsia" w:cstheme="minorEastAsia"/>
          <w:sz w:val="24"/>
        </w:rPr>
      </w:pPr>
    </w:p>
    <w:p w14:paraId="4F0660D5" w14:textId="77777777" w:rsidR="009B2AB4" w:rsidRDefault="008D2BAE">
      <w:pPr>
        <w:tabs>
          <w:tab w:val="left" w:pos="312"/>
        </w:tabs>
        <w:jc w:val="center"/>
        <w:rPr>
          <w:rFonts w:asciiTheme="minorEastAsia" w:hAnsiTheme="minorEastAsia" w:cstheme="minorEastAsia"/>
          <w:sz w:val="24"/>
        </w:rPr>
      </w:pPr>
      <w:r>
        <w:rPr>
          <w:rFonts w:asciiTheme="minorEastAsia" w:hAnsiTheme="minorEastAsia" w:cstheme="minorEastAsia"/>
          <w:noProof/>
          <w:sz w:val="24"/>
        </w:rPr>
        <w:drawing>
          <wp:inline distT="0" distB="0" distL="114300" distR="114300" wp14:anchorId="5F9D628F" wp14:editId="33DADF3E">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8"/>
                    <a:stretch>
                      <a:fillRect/>
                    </a:stretch>
                  </pic:blipFill>
                  <pic:spPr>
                    <a:xfrm>
                      <a:off x="0" y="0"/>
                      <a:ext cx="2673350" cy="1800225"/>
                    </a:xfrm>
                    <a:prstGeom prst="rect">
                      <a:avLst/>
                    </a:prstGeom>
                  </pic:spPr>
                </pic:pic>
              </a:graphicData>
            </a:graphic>
          </wp:inline>
        </w:drawing>
      </w:r>
    </w:p>
    <w:p w14:paraId="42BDA12C" w14:textId="77777777" w:rsidR="009B2AB4" w:rsidRDefault="008D2BAE">
      <w:pPr>
        <w:pStyle w:val="a3"/>
        <w:tabs>
          <w:tab w:val="left" w:pos="312"/>
        </w:tabs>
        <w:jc w:val="center"/>
      </w:pPr>
      <w:bookmarkStart w:id="116" w:name="_Ref27503"/>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RGB</w:t>
      </w:r>
      <w:r>
        <w:rPr>
          <w:rFonts w:hint="eastAsia"/>
        </w:rPr>
        <w:t>图像</w:t>
      </w:r>
      <w:bookmarkEnd w:id="116"/>
    </w:p>
    <w:p w14:paraId="7FDCEDFF" w14:textId="77777777" w:rsidR="009B2AB4" w:rsidRDefault="009B2AB4"/>
    <w:p w14:paraId="59A347BF"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14:paraId="68044AD1"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asciiTheme="minorEastAsia" w:hAnsiTheme="minorEastAsia" w:cstheme="minorEastAsia" w:hint="eastAsia"/>
          <w:position w:val="-6"/>
          <w:sz w:val="24"/>
        </w:rPr>
        <w:object w:dxaOrig="480" w:dyaOrig="279" w14:anchorId="6EB31873">
          <v:shape id="_x0000_i1027" type="#_x0000_t75" style="width:23.8pt;height:13.75pt" o:ole="">
            <v:imagedata r:id="rId19" o:title=""/>
          </v:shape>
          <o:OLEObject Type="Embed" ProgID="Equation.KSEE3" ShapeID="_x0000_i1027" DrawAspect="Content" ObjectID="_1678872491" r:id="rId20"/>
        </w:object>
      </w:r>
      <w:r>
        <w:rPr>
          <w:rFonts w:asciiTheme="minorEastAsia" w:hAnsiTheme="minorEastAsia" w:cstheme="minorEastAsia" w:hint="eastAsia"/>
          <w:sz w:val="24"/>
        </w:rPr>
        <w:t>。卷积的层数则需要根据数据集、模板的大小、网络尺寸以及模型</w:t>
      </w:r>
      <w:r>
        <w:rPr>
          <w:rFonts w:asciiTheme="minorEastAsia" w:hAnsiTheme="minorEastAsia" w:cstheme="minorEastAsia" w:hint="eastAsia"/>
          <w:sz w:val="24"/>
        </w:rPr>
        <w:lastRenderedPageBreak/>
        <w:t>训练的效果来动态的进行优化。</w:t>
      </w:r>
    </w:p>
    <w:p w14:paraId="07B72B5E"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卷积层，我们假定输入的图像维度是：</w:t>
      </w:r>
    </w:p>
    <w:p w14:paraId="190756CB" w14:textId="77777777" w:rsidR="009B2AB4" w:rsidRDefault="008D2BAE">
      <w:pPr>
        <w:tabs>
          <w:tab w:val="left" w:pos="312"/>
        </w:tabs>
        <w:spacing w:line="360" w:lineRule="auto"/>
        <w:jc w:val="center"/>
        <w:rPr>
          <w:rFonts w:asciiTheme="minorEastAsia" w:hAnsiTheme="minorEastAsia" w:cstheme="minorEastAsia"/>
          <w:sz w:val="24"/>
        </w:rPr>
      </w:pPr>
      <w:r>
        <w:rPr>
          <w:rFonts w:asciiTheme="minorEastAsia" w:hAnsiTheme="minorEastAsia" w:cstheme="minorEastAsia" w:hint="eastAsia"/>
          <w:position w:val="-10"/>
          <w:sz w:val="24"/>
        </w:rPr>
        <w:object w:dxaOrig="5860" w:dyaOrig="320" w14:anchorId="67BDE631">
          <v:shape id="_x0000_i1028" type="#_x0000_t75" style="width:293pt;height:16.3pt" o:ole="">
            <v:imagedata r:id="rId21" o:title=""/>
          </v:shape>
          <o:OLEObject Type="Embed" ProgID="Equation.KSEE3" ShapeID="_x0000_i1028" DrawAspect="Content" ObjectID="_1678872492" r:id="rId22"/>
        </w:object>
      </w:r>
    </w:p>
    <w:p w14:paraId="49997293"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_Ref27686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4</w:t>
      </w:r>
      <w:r>
        <w:rPr>
          <w:rFonts w:hint="eastAsia"/>
        </w:rPr>
        <w:t xml:space="preserve"> </w:t>
      </w:r>
      <w:r>
        <w:rPr>
          <w:rFonts w:hint="eastAsia"/>
        </w:rPr>
        <w:t>卷积操作一</w:t>
      </w:r>
      <w:r>
        <w:rPr>
          <w:rFonts w:asciiTheme="minorEastAsia" w:hAnsiTheme="minorEastAsia" w:cstheme="minorEastAsia" w:hint="eastAsia"/>
          <w:sz w:val="24"/>
        </w:rPr>
        <w:fldChar w:fldCharType="end"/>
      </w:r>
      <w:r>
        <w:rPr>
          <w:rFonts w:asciiTheme="minorEastAsia" w:hAnsiTheme="minorEastAsia" w:cstheme="minorEastAsia" w:hint="eastAsia"/>
          <w:sz w:val="24"/>
        </w:rPr>
        <w:t>的绿色部分类似于我们输入的</w:t>
      </w:r>
      <w:r>
        <w:rPr>
          <w:rFonts w:asciiTheme="minorEastAsia" w:hAnsiTheme="minorEastAsia" w:cstheme="minorEastAsia" w:hint="eastAsia"/>
          <w:position w:val="-6"/>
          <w:sz w:val="24"/>
        </w:rPr>
        <w:object w:dxaOrig="740" w:dyaOrig="279" w14:anchorId="7B34CDB9">
          <v:shape id="_x0000_i1029" type="#_x0000_t75" style="width:36.95pt;height:13.75pt" o:ole="">
            <v:imagedata r:id="rId23" o:title=""/>
          </v:shape>
          <o:OLEObject Type="Embed" ProgID="Equation.KSEE3" ShapeID="_x0000_i1029" DrawAspect="Content" ObjectID="_1678872493" r:id="rId24"/>
        </w:object>
      </w:r>
      <w:r>
        <w:rPr>
          <w:rFonts w:asciiTheme="minorEastAsia" w:hAnsiTheme="minorEastAsia" w:cstheme="minorEastAsia" w:hint="eastAsia"/>
          <w:sz w:val="24"/>
        </w:rPr>
        <w:t>的图像。在卷积层的第一部分执行卷积运算所涉及的元素我们称之为卷积核或者过滤器</w:t>
      </w:r>
      <w:r>
        <w:rPr>
          <w:rFonts w:asciiTheme="minorEastAsia" w:hAnsiTheme="minorEastAsia" w:cstheme="minorEastAsia" w:hint="eastAsia"/>
          <w:position w:val="-4"/>
          <w:sz w:val="24"/>
        </w:rPr>
        <w:object w:dxaOrig="260" w:dyaOrig="260" w14:anchorId="33C52FF0">
          <v:shape id="_x0000_i1030" type="#_x0000_t75" style="width:13.15pt;height:13.15pt" o:ole="">
            <v:imagedata r:id="rId25" o:title=""/>
          </v:shape>
          <o:OLEObject Type="Embed" ProgID="Equation.KSEE3" ShapeID="_x0000_i1030" DrawAspect="Content" ObjectID="_1678872494" r:id="rId26"/>
        </w:object>
      </w:r>
      <w:r>
        <w:rPr>
          <w:rFonts w:asciiTheme="minorEastAsia" w:hAnsiTheme="minorEastAsia" w:cstheme="minorEastAsia" w:hint="eastAsia"/>
          <w:sz w:val="24"/>
        </w:rPr>
        <w:t>，在</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_Ref18850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4</w:t>
      </w:r>
      <w:r>
        <w:rPr>
          <w:rFonts w:asciiTheme="minorEastAsia" w:hAnsiTheme="minorEastAsia" w:cstheme="minorEastAsia" w:hint="eastAsia"/>
          <w:sz w:val="24"/>
        </w:rPr>
        <w:fldChar w:fldCharType="end"/>
      </w:r>
      <w:r>
        <w:rPr>
          <w:rFonts w:asciiTheme="minorEastAsia" w:hAnsiTheme="minorEastAsia" w:cstheme="minorEastAsia" w:hint="eastAsia"/>
          <w:sz w:val="24"/>
        </w:rPr>
        <w:t>中以黄色表示。我们选择</w:t>
      </w:r>
      <w:r>
        <w:rPr>
          <w:rFonts w:asciiTheme="minorEastAsia" w:hAnsiTheme="minorEastAsia" w:cstheme="minorEastAsia" w:hint="eastAsia"/>
          <w:position w:val="-4"/>
          <w:sz w:val="24"/>
        </w:rPr>
        <w:object w:dxaOrig="260" w:dyaOrig="260" w14:anchorId="2ECCDC3C">
          <v:shape id="_x0000_i1031" type="#_x0000_t75" style="width:13.15pt;height:13.15pt" o:ole="">
            <v:imagedata r:id="rId25" o:title=""/>
          </v:shape>
          <o:OLEObject Type="Embed" ProgID="Equation.KSEE3" ShapeID="_x0000_i1031" DrawAspect="Content" ObjectID="_1678872495" r:id="rId27"/>
        </w:object>
      </w:r>
      <w:r>
        <w:rPr>
          <w:rFonts w:asciiTheme="minorEastAsia" w:hAnsiTheme="minorEastAsia" w:cstheme="minorEastAsia" w:hint="eastAsia"/>
          <w:sz w:val="24"/>
        </w:rPr>
        <w:t>为</w:t>
      </w:r>
      <w:r>
        <w:rPr>
          <w:rFonts w:asciiTheme="minorEastAsia" w:hAnsiTheme="minorEastAsia" w:cstheme="minorEastAsia" w:hint="eastAsia"/>
          <w:position w:val="-6"/>
          <w:sz w:val="24"/>
        </w:rPr>
        <w:object w:dxaOrig="740" w:dyaOrig="279" w14:anchorId="0429BFAB">
          <v:shape id="_x0000_i1032" type="#_x0000_t75" style="width:36.95pt;height:13.75pt" o:ole="">
            <v:imagedata r:id="rId28" o:title=""/>
          </v:shape>
          <o:OLEObject Type="Embed" ProgID="Equation.KSEE3" ShapeID="_x0000_i1032" DrawAspect="Content" ObjectID="_1678872496" r:id="rId29"/>
        </w:object>
      </w:r>
      <w:r>
        <w:rPr>
          <w:rFonts w:asciiTheme="minorEastAsia" w:hAnsiTheme="minorEastAsia" w:cstheme="minorEastAsia" w:hint="eastAsia"/>
          <w:sz w:val="24"/>
        </w:rPr>
        <w:t>的矩阵：</w:t>
      </w:r>
    </w:p>
    <w:p w14:paraId="1ECD6086" w14:textId="77777777" w:rsidR="009B2AB4" w:rsidRDefault="008D2BAE">
      <w:pPr>
        <w:tabs>
          <w:tab w:val="left" w:pos="312"/>
        </w:tabs>
        <w:spacing w:line="360" w:lineRule="auto"/>
        <w:jc w:val="center"/>
        <w:rPr>
          <w:rFonts w:asciiTheme="minorEastAsia" w:hAnsiTheme="minorEastAsia" w:cstheme="minorEastAsia"/>
          <w:sz w:val="24"/>
        </w:rPr>
      </w:pPr>
      <w:r>
        <w:rPr>
          <w:rFonts w:asciiTheme="minorEastAsia" w:hAnsiTheme="minorEastAsia" w:cstheme="minorEastAsia"/>
          <w:position w:val="-46"/>
          <w:sz w:val="24"/>
        </w:rPr>
        <w:object w:dxaOrig="1260" w:dyaOrig="1060" w14:anchorId="50AABCBE">
          <v:shape id="_x0000_i1033" type="#_x0000_t75" style="width:63.25pt;height:53.2pt" o:ole="">
            <v:imagedata r:id="rId30" o:title=""/>
          </v:shape>
          <o:OLEObject Type="Embed" ProgID="Equation.KSEE3" ShapeID="_x0000_i1033" DrawAspect="Content" ObjectID="_1678872497" r:id="rId31"/>
        </w:object>
      </w:r>
    </w:p>
    <w:p w14:paraId="47FCB677" w14:textId="77777777" w:rsidR="009B2AB4" w:rsidRDefault="008D2BAE">
      <w:pPr>
        <w:tabs>
          <w:tab w:val="left" w:pos="312"/>
        </w:tabs>
        <w:jc w:val="center"/>
      </w:pPr>
      <w:r>
        <w:rPr>
          <w:rFonts w:hint="eastAsia"/>
          <w:noProof/>
        </w:rPr>
        <w:drawing>
          <wp:inline distT="0" distB="0" distL="114300" distR="114300" wp14:anchorId="411792A6" wp14:editId="4061CB0A">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32"/>
                    <a:stretch>
                      <a:fillRect/>
                    </a:stretch>
                  </pic:blipFill>
                  <pic:spPr>
                    <a:xfrm>
                      <a:off x="0" y="0"/>
                      <a:ext cx="2873375" cy="1800225"/>
                    </a:xfrm>
                    <a:prstGeom prst="rect">
                      <a:avLst/>
                    </a:prstGeom>
                  </pic:spPr>
                </pic:pic>
              </a:graphicData>
            </a:graphic>
          </wp:inline>
        </w:drawing>
      </w:r>
    </w:p>
    <w:p w14:paraId="44F0DF80" w14:textId="77777777" w:rsidR="009B2AB4" w:rsidRDefault="008D2BAE">
      <w:pPr>
        <w:pStyle w:val="a3"/>
        <w:tabs>
          <w:tab w:val="left" w:pos="312"/>
        </w:tabs>
        <w:jc w:val="center"/>
      </w:pPr>
      <w:bookmarkStart w:id="117" w:name="_Ref27686"/>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卷积操作一</w:t>
      </w:r>
      <w:bookmarkEnd w:id="117"/>
    </w:p>
    <w:p w14:paraId="67BB1D65"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卷积核乘上图像的像素值并求和，每次向右位移一个长度，如</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_Ref27761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5</w:t>
      </w:r>
      <w:r>
        <w:rPr>
          <w:rFonts w:hint="eastAsia"/>
        </w:rPr>
        <w:t xml:space="preserve"> </w:t>
      </w:r>
      <w:r>
        <w:rPr>
          <w:rFonts w:hint="eastAsia"/>
        </w:rPr>
        <w:t>卷积操作二</w:t>
      </w:r>
      <w:r>
        <w:rPr>
          <w:rFonts w:asciiTheme="minorEastAsia" w:hAnsiTheme="minorEastAsia" w:cstheme="minorEastAsia" w:hint="eastAsia"/>
          <w:sz w:val="24"/>
        </w:rPr>
        <w:fldChar w:fldCharType="end"/>
      </w:r>
      <w:r>
        <w:rPr>
          <w:rFonts w:asciiTheme="minorEastAsia" w:hAnsiTheme="minorEastAsia" w:cstheme="minorEastAsia" w:hint="eastAsia"/>
          <w:sz w:val="24"/>
        </w:rPr>
        <w:t>。</w:t>
      </w:r>
    </w:p>
    <w:p w14:paraId="10639B1D" w14:textId="77777777" w:rsidR="009B2AB4" w:rsidRDefault="008D2BAE">
      <w:pPr>
        <w:tabs>
          <w:tab w:val="left" w:pos="312"/>
        </w:tabs>
        <w:jc w:val="center"/>
      </w:pPr>
      <w:r>
        <w:rPr>
          <w:rFonts w:hint="eastAsia"/>
          <w:noProof/>
        </w:rPr>
        <w:drawing>
          <wp:inline distT="0" distB="0" distL="114300" distR="114300" wp14:anchorId="02B70538" wp14:editId="424FECDE">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33"/>
                    <a:stretch>
                      <a:fillRect/>
                    </a:stretch>
                  </pic:blipFill>
                  <pic:spPr>
                    <a:xfrm>
                      <a:off x="0" y="0"/>
                      <a:ext cx="2827655" cy="1800225"/>
                    </a:xfrm>
                    <a:prstGeom prst="rect">
                      <a:avLst/>
                    </a:prstGeom>
                  </pic:spPr>
                </pic:pic>
              </a:graphicData>
            </a:graphic>
          </wp:inline>
        </w:drawing>
      </w:r>
    </w:p>
    <w:p w14:paraId="58425ED5" w14:textId="77777777" w:rsidR="009B2AB4" w:rsidRDefault="008D2BAE">
      <w:pPr>
        <w:pStyle w:val="a3"/>
        <w:tabs>
          <w:tab w:val="left" w:pos="312"/>
        </w:tabs>
        <w:jc w:val="center"/>
        <w:rPr>
          <w:rFonts w:eastAsiaTheme="minorEastAsia"/>
        </w:rPr>
      </w:pPr>
      <w:bookmarkStart w:id="118" w:name="_Ref27761"/>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卷积操作二</w:t>
      </w:r>
      <w:bookmarkEnd w:id="118"/>
    </w:p>
    <w:p w14:paraId="053CED2C" w14:textId="77777777" w:rsidR="009B2AB4" w:rsidRDefault="008D2BAE">
      <w:pPr>
        <w:tabs>
          <w:tab w:val="left" w:pos="312"/>
        </w:tabs>
        <w:jc w:val="center"/>
      </w:pPr>
      <w:r>
        <w:rPr>
          <w:rFonts w:hint="eastAsia"/>
          <w:noProof/>
        </w:rPr>
        <w:lastRenderedPageBreak/>
        <w:drawing>
          <wp:inline distT="0" distB="0" distL="114300" distR="114300" wp14:anchorId="0F3ECAFC" wp14:editId="76FDD0DA">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34"/>
                    <a:stretch>
                      <a:fillRect/>
                    </a:stretch>
                  </pic:blipFill>
                  <pic:spPr>
                    <a:xfrm>
                      <a:off x="0" y="0"/>
                      <a:ext cx="2851150" cy="1800225"/>
                    </a:xfrm>
                    <a:prstGeom prst="rect">
                      <a:avLst/>
                    </a:prstGeom>
                  </pic:spPr>
                </pic:pic>
              </a:graphicData>
            </a:graphic>
          </wp:inline>
        </w:drawing>
      </w:r>
    </w:p>
    <w:p w14:paraId="0D6351A8" w14:textId="77777777" w:rsidR="009B2AB4" w:rsidRDefault="008D2BAE">
      <w:pPr>
        <w:pStyle w:val="a3"/>
        <w:tabs>
          <w:tab w:val="left" w:pos="312"/>
        </w:tabs>
        <w:jc w:val="center"/>
        <w:rPr>
          <w:rFonts w:eastAsiaTheme="minorEastAsia"/>
        </w:rPr>
      </w:pPr>
      <w:bookmarkStart w:id="119" w:name="_Ref27964"/>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卷积操作三</w:t>
      </w:r>
      <w:bookmarkEnd w:id="119"/>
    </w:p>
    <w:p w14:paraId="36405500"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由于步长= 1(不跨步)，内核每次移位9次，每次在K与内核所徘徊的图像P部分之间执行矩阵乘法运算，如</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_Ref27964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6</w:t>
      </w:r>
      <w:r>
        <w:rPr>
          <w:rFonts w:hint="eastAsia"/>
        </w:rPr>
        <w:t xml:space="preserve"> </w:t>
      </w:r>
      <w:r>
        <w:rPr>
          <w:rFonts w:hint="eastAsia"/>
        </w:rPr>
        <w:t>卷积操作三</w:t>
      </w:r>
      <w:r>
        <w:rPr>
          <w:rFonts w:asciiTheme="minorEastAsia" w:hAnsiTheme="minorEastAsia" w:cstheme="minorEastAsia" w:hint="eastAsia"/>
          <w:sz w:val="24"/>
        </w:rPr>
        <w:fldChar w:fldCharType="end"/>
      </w:r>
      <w:r>
        <w:rPr>
          <w:rFonts w:asciiTheme="minorEastAsia" w:hAnsiTheme="minorEastAsia" w:cstheme="minorEastAsia" w:hint="eastAsia"/>
          <w:sz w:val="24"/>
        </w:rPr>
        <w:t>。</w:t>
      </w:r>
    </w:p>
    <w:p w14:paraId="5D09B8F7" w14:textId="77777777" w:rsidR="009B2AB4" w:rsidRDefault="008D2BAE">
      <w:pPr>
        <w:tabs>
          <w:tab w:val="left" w:pos="312"/>
        </w:tabs>
        <w:spacing w:line="360" w:lineRule="auto"/>
        <w:rPr>
          <w:rFonts w:asciiTheme="minorEastAsia" w:hAnsiTheme="minorEastAsia" w:cstheme="minorEastAsia"/>
          <w:sz w:val="24"/>
        </w:rPr>
      </w:pPr>
      <w:r>
        <w:rPr>
          <w:rFonts w:ascii="Helvetica" w:eastAsia="宋体" w:hAnsi="Helvetica" w:cs="Helvetica" w:hint="eastAsia"/>
          <w:color w:val="333333"/>
          <w:sz w:val="19"/>
          <w:szCs w:val="19"/>
        </w:rPr>
        <w:tab/>
      </w:r>
      <w:r>
        <w:rPr>
          <w:rFonts w:asciiTheme="minorEastAsia" w:hAnsiTheme="minorEastAsia" w:cstheme="minorEastAsia" w:hint="eastAsia"/>
          <w:sz w:val="24"/>
        </w:rPr>
        <w:t>过滤器将以某个“步幅值”向右移动，直到解析出完整的宽度为止。继续前进，它将跳至具有相同“步幅值”的图像的左侧，并重复该过程，直到遍历整个图像为止。</w:t>
      </w:r>
    </w:p>
    <w:p w14:paraId="5909BF02"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卷积运算的目的是从输入的图像里面提取出诸如边缘之类的隐含在图像中的高级特征。卷积网络不必仅仅局限于一个卷积层。按照惯例，第一个</w:t>
      </w:r>
      <w:proofErr w:type="spellStart"/>
      <w:r>
        <w:rPr>
          <w:rFonts w:asciiTheme="minorEastAsia" w:hAnsiTheme="minorEastAsia" w:cstheme="minorEastAsia" w:hint="eastAsia"/>
          <w:sz w:val="24"/>
        </w:rPr>
        <w:t>ConvLayer</w:t>
      </w:r>
      <w:proofErr w:type="spellEnd"/>
      <w:r>
        <w:rPr>
          <w:rFonts w:asciiTheme="minorEastAsia" w:hAnsiTheme="minorEastAsia" w:cstheme="minorEastAsia" w:hint="eastAsia"/>
          <w:sz w:val="24"/>
        </w:rPr>
        <w:t>负责捕获图像中的低级特征，例如颜色，边缘，渐变方向等。通过添加图层，这样的体系结构也可以适应高级特征，为我们提供一个对数据集中的图像有全面了解的网络。</w:t>
      </w:r>
    </w:p>
    <w:p w14:paraId="65F1A36A"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p>
    <w:p w14:paraId="021704BC"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_Ref28026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7</w:t>
      </w:r>
      <w:r>
        <w:rPr>
          <w:rFonts w:hint="eastAsia"/>
        </w:rPr>
        <w:t xml:space="preserve"> </w:t>
      </w:r>
      <w:r>
        <w:rPr>
          <w:rFonts w:hint="eastAsia"/>
        </w:rPr>
        <w:t>池化</w:t>
      </w:r>
      <w:r>
        <w:rPr>
          <w:rFonts w:asciiTheme="minorEastAsia" w:hAnsiTheme="minorEastAsia" w:cstheme="minorEastAsia" w:hint="eastAsia"/>
          <w:sz w:val="24"/>
        </w:rPr>
        <w:fldChar w:fldCharType="end"/>
      </w:r>
      <w:r>
        <w:rPr>
          <w:rFonts w:asciiTheme="minorEastAsia" w:hAnsiTheme="minorEastAsia" w:cstheme="minorEastAsia" w:hint="eastAsia"/>
          <w:sz w:val="24"/>
        </w:rPr>
        <w:t>。</w:t>
      </w:r>
      <w:r>
        <w:rPr>
          <w:rFonts w:asciiTheme="minorEastAsia" w:hAnsiTheme="minorEastAsia" w:cstheme="minorEastAsia"/>
          <w:sz w:val="24"/>
        </w:rPr>
        <w:t>最大池化从内核覆盖的图像部分返回最大值</w:t>
      </w:r>
      <w:r>
        <w:rPr>
          <w:rFonts w:asciiTheme="minorEastAsia" w:hAnsiTheme="minorEastAsia" w:cstheme="minorEastAsia" w:hint="eastAsia"/>
          <w:sz w:val="24"/>
        </w:rPr>
        <w:t>，</w:t>
      </w:r>
      <w:r>
        <w:rPr>
          <w:rFonts w:asciiTheme="minorEastAsia" w:hAnsiTheme="minorEastAsia" w:cstheme="minorEastAsia"/>
          <w:sz w:val="24"/>
        </w:rPr>
        <w:t>平均池化从内核覆盖的图像部分返回所有值的平均值。</w:t>
      </w:r>
    </w:p>
    <w:p w14:paraId="481D5100"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最大池化还可以充当噪声抑制器，它完全丢弃了复杂的激活，并且还执行了降维和降噪。而平均池化仅是执行降维作为噪声抑制的机制，所以我们认为最大池化的性能要比平均池化好得多。</w:t>
      </w:r>
    </w:p>
    <w:p w14:paraId="27B94964" w14:textId="77777777" w:rsidR="009B2AB4" w:rsidRDefault="008D2BAE">
      <w:pPr>
        <w:tabs>
          <w:tab w:val="left" w:pos="312"/>
        </w:tabs>
        <w:jc w:val="center"/>
      </w:pPr>
      <w:r>
        <w:rPr>
          <w:rFonts w:hint="eastAsia"/>
          <w:noProof/>
        </w:rPr>
        <w:lastRenderedPageBreak/>
        <w:drawing>
          <wp:inline distT="0" distB="0" distL="114300" distR="114300" wp14:anchorId="02423AF4" wp14:editId="41DC4A94">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5"/>
                    <a:stretch>
                      <a:fillRect/>
                    </a:stretch>
                  </pic:blipFill>
                  <pic:spPr>
                    <a:xfrm>
                      <a:off x="0" y="0"/>
                      <a:ext cx="1704340" cy="1800225"/>
                    </a:xfrm>
                    <a:prstGeom prst="rect">
                      <a:avLst/>
                    </a:prstGeom>
                  </pic:spPr>
                </pic:pic>
              </a:graphicData>
            </a:graphic>
          </wp:inline>
        </w:drawing>
      </w:r>
    </w:p>
    <w:p w14:paraId="0A414A63" w14:textId="77777777" w:rsidR="009B2AB4" w:rsidRDefault="008D2BAE">
      <w:pPr>
        <w:pStyle w:val="a3"/>
        <w:tabs>
          <w:tab w:val="left" w:pos="312"/>
        </w:tabs>
        <w:jc w:val="center"/>
        <w:rPr>
          <w:rFonts w:eastAsiaTheme="minorEastAsia"/>
        </w:rPr>
      </w:pPr>
      <w:bookmarkStart w:id="120" w:name="_Ref28026"/>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池化</w:t>
      </w:r>
      <w:bookmarkEnd w:id="120"/>
    </w:p>
    <w:p w14:paraId="05CF6F44" w14:textId="77777777" w:rsidR="009B2AB4" w:rsidRDefault="008D2BAE">
      <w:pPr>
        <w:tabs>
          <w:tab w:val="left" w:pos="312"/>
        </w:tabs>
        <w:spacing w:line="360" w:lineRule="auto"/>
        <w:rPr>
          <w:rFonts w:asciiTheme="minorEastAsia" w:hAnsiTheme="minorEastAsia" w:cstheme="minorEastAsia"/>
          <w:sz w:val="24"/>
        </w:rPr>
      </w:pPr>
      <w:r>
        <w:rPr>
          <w:rFonts w:hint="eastAsia"/>
        </w:rPr>
        <w:tab/>
      </w:r>
      <w:r>
        <w:rPr>
          <w:rFonts w:asciiTheme="minorEastAsia" w:hAnsiTheme="minorEastAsia" w:cstheme="minorEastAsia" w:hint="eastAsia"/>
          <w:sz w:val="24"/>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14:paraId="01EC3922"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全连接层。添加全连接层是学习卷积层输出高级特征的非线性组合的简单方法。全连接层会学习该空间中可能存在的非线性函数。如</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_Ref28085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8</w:t>
      </w:r>
      <w:r>
        <w:rPr>
          <w:rFonts w:hint="eastAsia"/>
        </w:rPr>
        <w:t xml:space="preserve"> </w:t>
      </w:r>
      <w:proofErr w:type="spellStart"/>
      <w:r>
        <w:rPr>
          <w:rFonts w:hint="eastAsia"/>
        </w:rPr>
        <w:t>SoftMax</w:t>
      </w:r>
      <w:proofErr w:type="spellEnd"/>
      <w:r>
        <w:rPr>
          <w:rFonts w:asciiTheme="minorEastAsia" w:hAnsiTheme="minorEastAsia" w:cstheme="minorEastAsia" w:hint="eastAsia"/>
          <w:sz w:val="24"/>
        </w:rPr>
        <w:fldChar w:fldCharType="end"/>
      </w:r>
      <w:r>
        <w:rPr>
          <w:rFonts w:asciiTheme="minorEastAsia" w:hAnsiTheme="minorEastAsia" w:cstheme="minorEastAsia" w:hint="eastAsia"/>
          <w:sz w:val="24"/>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asciiTheme="minorEastAsia" w:hAnsiTheme="minorEastAsia" w:cstheme="minorEastAsia" w:hint="eastAsia"/>
          <w:position w:val="-10"/>
          <w:sz w:val="24"/>
        </w:rPr>
        <w:object w:dxaOrig="920" w:dyaOrig="320" w14:anchorId="3B25E27D">
          <v:shape id="_x0000_i1034" type="#_x0000_t75" style="width:45.7pt;height:16.3pt" o:ole="">
            <v:imagedata r:id="rId36" o:title=""/>
          </v:shape>
          <o:OLEObject Type="Embed" ProgID="Equation.KSEE3" ShapeID="_x0000_i1034" DrawAspect="Content" ObjectID="_1678872498" r:id="rId37"/>
        </w:object>
      </w:r>
      <w:r>
        <w:rPr>
          <w:rFonts w:asciiTheme="minorEastAsia" w:hAnsiTheme="minorEastAsia" w:cstheme="minorEastAsia" w:hint="eastAsia"/>
          <w:sz w:val="24"/>
        </w:rPr>
        <w:t>分类技术对其进行分类。</w:t>
      </w:r>
    </w:p>
    <w:p w14:paraId="5E586E05" w14:textId="77777777" w:rsidR="009B2AB4" w:rsidRDefault="008D2BAE">
      <w:pPr>
        <w:tabs>
          <w:tab w:val="left" w:pos="312"/>
        </w:tabs>
        <w:jc w:val="center"/>
        <w:rPr>
          <w:rFonts w:asciiTheme="minorEastAsia" w:hAnsiTheme="minorEastAsia" w:cstheme="minorEastAsia"/>
          <w:sz w:val="24"/>
        </w:rPr>
      </w:pPr>
      <w:r>
        <w:rPr>
          <w:rFonts w:asciiTheme="minorEastAsia" w:hAnsiTheme="minorEastAsia" w:cstheme="minorEastAsia"/>
          <w:noProof/>
          <w:sz w:val="24"/>
        </w:rPr>
        <w:drawing>
          <wp:inline distT="0" distB="0" distL="114300" distR="114300" wp14:anchorId="376EB445" wp14:editId="2D069342">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8"/>
                    <a:stretch>
                      <a:fillRect/>
                    </a:stretch>
                  </pic:blipFill>
                  <pic:spPr>
                    <a:xfrm>
                      <a:off x="0" y="0"/>
                      <a:ext cx="2997835" cy="1800225"/>
                    </a:xfrm>
                    <a:prstGeom prst="rect">
                      <a:avLst/>
                    </a:prstGeom>
                  </pic:spPr>
                </pic:pic>
              </a:graphicData>
            </a:graphic>
          </wp:inline>
        </w:drawing>
      </w:r>
    </w:p>
    <w:p w14:paraId="01819728" w14:textId="77777777" w:rsidR="009B2AB4" w:rsidRDefault="008D2BAE">
      <w:pPr>
        <w:pStyle w:val="a3"/>
        <w:tabs>
          <w:tab w:val="left" w:pos="312"/>
        </w:tabs>
        <w:jc w:val="center"/>
      </w:pPr>
      <w:bookmarkStart w:id="121" w:name="_Ref28085"/>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proofErr w:type="spellStart"/>
      <w:r>
        <w:rPr>
          <w:rFonts w:hint="eastAsia"/>
        </w:rPr>
        <w:t>SoftMax</w:t>
      </w:r>
      <w:bookmarkEnd w:id="121"/>
      <w:proofErr w:type="spellEnd"/>
    </w:p>
    <w:p w14:paraId="63907BC6" w14:textId="77777777" w:rsidR="009B2AB4" w:rsidRDefault="008D2BAE">
      <w:pPr>
        <w:pStyle w:val="2"/>
        <w:numPr>
          <w:ilvl w:val="1"/>
          <w:numId w:val="1"/>
        </w:numPr>
        <w:ind w:firstLineChars="0"/>
      </w:pPr>
      <w:bookmarkStart w:id="122" w:name="_Toc5198"/>
      <w:r>
        <w:rPr>
          <w:rFonts w:hint="eastAsia"/>
        </w:rPr>
        <w:t>循环神经网络</w:t>
      </w:r>
      <w:bookmarkEnd w:id="122"/>
    </w:p>
    <w:p w14:paraId="435C8DE5" w14:textId="7CAA548B" w:rsidR="004B3201" w:rsidRDefault="008D2BAE">
      <w:pPr>
        <w:tabs>
          <w:tab w:val="left" w:pos="312"/>
        </w:tabs>
        <w:spacing w:line="360" w:lineRule="auto"/>
        <w:rPr>
          <w:ins w:id="123" w:author="Microsoft Office 用户" w:date="2021-04-02T11:36:00Z"/>
          <w:rFonts w:asciiTheme="minorEastAsia" w:hAnsiTheme="minorEastAsia" w:cstheme="minorEastAsia" w:hint="eastAsia"/>
          <w:sz w:val="24"/>
        </w:rPr>
      </w:pPr>
      <w:r>
        <w:rPr>
          <w:rFonts w:asciiTheme="minorEastAsia" w:hAnsiTheme="minorEastAsia" w:cstheme="minorEastAsia" w:hint="eastAsia"/>
          <w:sz w:val="24"/>
        </w:rPr>
        <w:tab/>
      </w:r>
      <w:ins w:id="124" w:author="Microsoft Office 用户" w:date="2021-04-02T11:37:00Z">
        <w:r w:rsidR="004B3201">
          <w:rPr>
            <w:rFonts w:asciiTheme="minorEastAsia" w:hAnsiTheme="minorEastAsia" w:cstheme="minorEastAsia" w:hint="eastAsia"/>
            <w:sz w:val="24"/>
          </w:rPr>
          <w:t>为更清晰的了解循环神经网络，先来简单介绍前馈神经网络的结构和特点。</w:t>
        </w:r>
      </w:ins>
    </w:p>
    <w:p w14:paraId="38E93525" w14:textId="2D7A4EF6" w:rsidR="009B2AB4" w:rsidRDefault="004B3201">
      <w:pPr>
        <w:tabs>
          <w:tab w:val="left" w:pos="312"/>
        </w:tabs>
        <w:spacing w:line="360" w:lineRule="auto"/>
        <w:rPr>
          <w:rFonts w:asciiTheme="minorEastAsia" w:hAnsiTheme="minorEastAsia" w:cstheme="minorEastAsia"/>
          <w:sz w:val="24"/>
        </w:rPr>
      </w:pPr>
      <w:ins w:id="125" w:author="Microsoft Office 用户" w:date="2021-04-02T11:37:00Z">
        <w:r>
          <w:rPr>
            <w:rFonts w:asciiTheme="minorEastAsia" w:hAnsiTheme="minorEastAsia" w:cstheme="minorEastAsia" w:hint="eastAsia"/>
            <w:sz w:val="24"/>
          </w:rPr>
          <w:t xml:space="preserve">   </w:t>
        </w:r>
      </w:ins>
      <w:r w:rsidR="008D2BAE">
        <w:rPr>
          <w:rFonts w:asciiTheme="minorEastAsia" w:hAnsiTheme="minorEastAsia" w:cstheme="minorEastAsia" w:hint="eastAsia"/>
          <w:sz w:val="24"/>
        </w:rPr>
        <w:t xml:space="preserve">前馈神经网络(Feed-Forward </w:t>
      </w:r>
      <w:proofErr w:type="spellStart"/>
      <w:r w:rsidR="008D2BAE">
        <w:rPr>
          <w:rFonts w:asciiTheme="minorEastAsia" w:hAnsiTheme="minorEastAsia" w:cstheme="minorEastAsia" w:hint="eastAsia"/>
          <w:sz w:val="24"/>
        </w:rPr>
        <w:t>Nerual</w:t>
      </w:r>
      <w:proofErr w:type="spellEnd"/>
      <w:r w:rsidR="008D2BAE">
        <w:rPr>
          <w:rFonts w:asciiTheme="minorEastAsia" w:hAnsiTheme="minorEastAsia" w:cstheme="minorEastAsia" w:hint="eastAsia"/>
          <w:sz w:val="24"/>
        </w:rPr>
        <w:t xml:space="preserve"> </w:t>
      </w:r>
      <w:proofErr w:type="spellStart"/>
      <w:r w:rsidR="008D2BAE">
        <w:rPr>
          <w:rFonts w:asciiTheme="minorEastAsia" w:hAnsiTheme="minorEastAsia" w:cstheme="minorEastAsia" w:hint="eastAsia"/>
          <w:sz w:val="24"/>
        </w:rPr>
        <w:t>Network,FNN</w:t>
      </w:r>
      <w:proofErr w:type="spellEnd"/>
      <w:r w:rsidR="008D2BAE">
        <w:rPr>
          <w:rFonts w:asciiTheme="minorEastAsia" w:hAnsiTheme="minorEastAsia" w:cstheme="minorEastAsia" w:hint="eastAsia"/>
          <w:sz w:val="24"/>
        </w:rPr>
        <w:t>)的结构如</w:t>
      </w:r>
      <w:r w:rsidR="008D2BAE">
        <w:rPr>
          <w:rFonts w:asciiTheme="minorEastAsia" w:hAnsiTheme="minorEastAsia" w:cstheme="minorEastAsia" w:hint="eastAsia"/>
          <w:sz w:val="24"/>
        </w:rPr>
        <w:fldChar w:fldCharType="begin"/>
      </w:r>
      <w:r w:rsidR="008D2BAE">
        <w:rPr>
          <w:rFonts w:asciiTheme="minorEastAsia" w:hAnsiTheme="minorEastAsia" w:cstheme="minorEastAsia" w:hint="eastAsia"/>
          <w:sz w:val="24"/>
        </w:rPr>
        <w:instrText xml:space="preserve"> REF _Ref28196 \h </w:instrText>
      </w:r>
      <w:r w:rsidR="008D2BAE">
        <w:rPr>
          <w:rFonts w:asciiTheme="minorEastAsia" w:hAnsiTheme="minorEastAsia" w:cstheme="minorEastAsia" w:hint="eastAsia"/>
          <w:sz w:val="24"/>
        </w:rPr>
      </w:r>
      <w:r w:rsidR="008D2BAE">
        <w:rPr>
          <w:rFonts w:asciiTheme="minorEastAsia" w:hAnsiTheme="minorEastAsia" w:cstheme="minorEastAsia" w:hint="eastAsia"/>
          <w:sz w:val="24"/>
        </w:rPr>
        <w:fldChar w:fldCharType="separate"/>
      </w:r>
      <w:r w:rsidR="008D2BAE">
        <w:t>图</w:t>
      </w:r>
      <w:r w:rsidR="008D2BAE">
        <w:t xml:space="preserve"> 9</w:t>
      </w:r>
      <w:r w:rsidR="008D2BAE">
        <w:rPr>
          <w:rFonts w:hint="eastAsia"/>
        </w:rPr>
        <w:t xml:space="preserve"> </w:t>
      </w:r>
      <w:r w:rsidR="008D2BAE">
        <w:rPr>
          <w:rFonts w:hint="eastAsia"/>
        </w:rPr>
        <w:t>前馈神经网络结构</w:t>
      </w:r>
      <w:r w:rsidR="008D2BAE">
        <w:rPr>
          <w:rFonts w:asciiTheme="minorEastAsia" w:hAnsiTheme="minorEastAsia" w:cstheme="minorEastAsia" w:hint="eastAsia"/>
          <w:sz w:val="24"/>
        </w:rPr>
        <w:fldChar w:fldCharType="end"/>
      </w:r>
      <w:r w:rsidR="008D2BAE">
        <w:rPr>
          <w:rFonts w:asciiTheme="minorEastAsia" w:hAnsiTheme="minorEastAsia" w:cstheme="minorEastAsia" w:hint="eastAsia"/>
          <w:sz w:val="24"/>
        </w:rPr>
        <w:t>所示，它是最简单的神经网模型，只有几个简单的神经元组成，网络包含</w:t>
      </w:r>
      <w:r w:rsidR="008D2BAE">
        <w:rPr>
          <w:rFonts w:asciiTheme="minorEastAsia" w:hAnsiTheme="minorEastAsia" w:cstheme="minorEastAsia" w:hint="eastAsia"/>
          <w:sz w:val="24"/>
        </w:rPr>
        <w:lastRenderedPageBreak/>
        <w:t>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14:paraId="65A8A60E" w14:textId="77777777" w:rsidR="009B2AB4" w:rsidRDefault="008D2BAE">
      <w:pPr>
        <w:tabs>
          <w:tab w:val="left" w:pos="312"/>
        </w:tabs>
        <w:jc w:val="center"/>
      </w:pPr>
      <w:r>
        <w:rPr>
          <w:rFonts w:hint="eastAsia"/>
          <w:noProof/>
        </w:rPr>
        <w:drawing>
          <wp:inline distT="0" distB="0" distL="114300" distR="114300" wp14:anchorId="704C1CCC" wp14:editId="32F9A57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9"/>
                    <a:stretch>
                      <a:fillRect/>
                    </a:stretch>
                  </pic:blipFill>
                  <pic:spPr>
                    <a:xfrm>
                      <a:off x="0" y="0"/>
                      <a:ext cx="2581910" cy="1979930"/>
                    </a:xfrm>
                    <a:prstGeom prst="rect">
                      <a:avLst/>
                    </a:prstGeom>
                  </pic:spPr>
                </pic:pic>
              </a:graphicData>
            </a:graphic>
          </wp:inline>
        </w:drawing>
      </w:r>
    </w:p>
    <w:p w14:paraId="11F74A38" w14:textId="77777777" w:rsidR="009B2AB4" w:rsidRDefault="008D2BAE">
      <w:pPr>
        <w:pStyle w:val="a3"/>
        <w:tabs>
          <w:tab w:val="left" w:pos="312"/>
        </w:tabs>
        <w:jc w:val="center"/>
        <w:rPr>
          <w:rFonts w:eastAsiaTheme="minorEastAsia"/>
        </w:rPr>
      </w:pPr>
      <w:bookmarkStart w:id="126" w:name="_Ref28196"/>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前馈神经网络结构</w:t>
      </w:r>
      <w:bookmarkEnd w:id="126"/>
    </w:p>
    <w:p w14:paraId="56E705BB" w14:textId="77777777" w:rsidR="009B2AB4" w:rsidRDefault="008D2BAE">
      <w:pPr>
        <w:tabs>
          <w:tab w:val="left" w:pos="312"/>
        </w:tabs>
        <w:spacing w:line="360" w:lineRule="auto"/>
      </w:pPr>
      <w:r>
        <w:rPr>
          <w:rFonts w:hint="eastAsia"/>
        </w:rPr>
        <w:tab/>
      </w:r>
      <w:r>
        <w:rPr>
          <w:rFonts w:asciiTheme="minorEastAsia" w:hAnsiTheme="minorEastAsia" w:cstheme="minorEastAsia" w:hint="eastAsia"/>
          <w:sz w:val="24"/>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14:paraId="77D3CA65" w14:textId="4678579D" w:rsidR="009B2AB4" w:rsidRDefault="008D2BAE">
      <w:pPr>
        <w:tabs>
          <w:tab w:val="left" w:pos="312"/>
        </w:tabs>
        <w:spacing w:line="360" w:lineRule="auto"/>
        <w:rPr>
          <w:rFonts w:asciiTheme="minorEastAsia" w:hAnsiTheme="minorEastAsia" w:cstheme="minorEastAsia"/>
          <w:sz w:val="24"/>
        </w:rPr>
      </w:pPr>
      <w:r>
        <w:rPr>
          <w:rFonts w:hint="eastAsia"/>
        </w:rPr>
        <w:tab/>
      </w:r>
      <w:r>
        <w:rPr>
          <w:rFonts w:asciiTheme="minorEastAsia" w:hAnsiTheme="minorEastAsia" w:cstheme="minorEastAsia" w:hint="eastAsia"/>
          <w:sz w:val="24"/>
        </w:rPr>
        <w:t xml:space="preserve">循环神经网络(Recurrent Neural </w:t>
      </w:r>
      <w:proofErr w:type="spellStart"/>
      <w:r>
        <w:rPr>
          <w:rFonts w:asciiTheme="minorEastAsia" w:hAnsiTheme="minorEastAsia" w:cstheme="minorEastAsia" w:hint="eastAsia"/>
          <w:sz w:val="24"/>
        </w:rPr>
        <w:t>Network,RNN</w:t>
      </w:r>
      <w:proofErr w:type="spellEnd"/>
      <w:r>
        <w:rPr>
          <w:rFonts w:asciiTheme="minorEastAsia" w:hAnsiTheme="minorEastAsia" w:cstheme="minorEastAsia" w:hint="eastAsia"/>
          <w:sz w:val="24"/>
        </w:rPr>
        <w:t>)</w:t>
      </w:r>
      <w:ins w:id="127" w:author="Microsoft Office 用户" w:date="2021-04-02T11:38:00Z">
        <w:r w:rsidR="004A1BCB">
          <w:rPr>
            <w:rFonts w:asciiTheme="minorEastAsia" w:hAnsiTheme="minorEastAsia" w:cstheme="minorEastAsia" w:hint="eastAsia"/>
            <w:sz w:val="24"/>
          </w:rPr>
          <w:t>是一种</w:t>
        </w:r>
      </w:ins>
      <w:ins w:id="128" w:author="Microsoft Office 用户" w:date="2021-04-02T11:40:00Z">
        <w:r w:rsidR="00C25E1A">
          <w:rPr>
            <w:rFonts w:asciiTheme="minorEastAsia" w:hAnsiTheme="minorEastAsia" w:cstheme="minorEastAsia" w:hint="eastAsia"/>
            <w:sz w:val="24"/>
          </w:rPr>
          <w:t>有闭环的</w:t>
        </w:r>
      </w:ins>
      <w:ins w:id="129" w:author="Microsoft Office 用户" w:date="2021-04-02T11:38:00Z">
        <w:r w:rsidR="004A1BCB">
          <w:rPr>
            <w:rFonts w:asciiTheme="minorEastAsia" w:hAnsiTheme="minorEastAsia" w:cstheme="minorEastAsia" w:hint="eastAsia"/>
            <w:sz w:val="24"/>
          </w:rPr>
          <w:t>网络</w:t>
        </w:r>
      </w:ins>
      <w:ins w:id="130" w:author="Microsoft Office 用户" w:date="2021-04-02T11:39:00Z">
        <w:r w:rsidR="008F583F">
          <w:rPr>
            <w:rFonts w:asciiTheme="minorEastAsia" w:hAnsiTheme="minorEastAsia" w:cstheme="minorEastAsia" w:hint="eastAsia"/>
            <w:sz w:val="24"/>
          </w:rPr>
          <w:t>结构，</w:t>
        </w:r>
      </w:ins>
      <w:ins w:id="131" w:author="Microsoft Office 用户" w:date="2021-04-02T11:41:00Z">
        <w:r w:rsidR="00C25E1A">
          <w:rPr>
            <w:rFonts w:asciiTheme="minorEastAsia" w:hAnsiTheme="minorEastAsia" w:cstheme="minorEastAsia" w:hint="eastAsia"/>
            <w:sz w:val="24"/>
          </w:rPr>
          <w:t>网络</w:t>
        </w:r>
      </w:ins>
      <w:ins w:id="132" w:author="Microsoft Office 用户" w:date="2021-04-02T11:42:00Z">
        <w:r w:rsidR="007A7EC2">
          <w:rPr>
            <w:rFonts w:asciiTheme="minorEastAsia" w:hAnsiTheme="minorEastAsia" w:cstheme="minorEastAsia" w:hint="eastAsia"/>
            <w:sz w:val="24"/>
          </w:rPr>
          <w:t>中每一个循环单元的当前状态由</w:t>
        </w:r>
      </w:ins>
      <w:ins w:id="133" w:author="Microsoft Office 用户" w:date="2021-04-02T11:43:00Z">
        <w:r w:rsidR="007A7EC2">
          <w:rPr>
            <w:rFonts w:asciiTheme="minorEastAsia" w:hAnsiTheme="minorEastAsia" w:cstheme="minorEastAsia" w:hint="eastAsia"/>
            <w:sz w:val="24"/>
          </w:rPr>
          <w:t>当前输入和上一个时间步的输出共同决定。这种网络结构</w:t>
        </w:r>
      </w:ins>
      <w:r>
        <w:rPr>
          <w:rFonts w:asciiTheme="minorEastAsia" w:hAnsiTheme="minorEastAsia" w:cstheme="minorEastAsia" w:hint="eastAsia"/>
          <w:sz w:val="24"/>
        </w:rPr>
        <w:t>主要用于序列数据的处理，</w:t>
      </w:r>
      <w:r>
        <w:rPr>
          <w:rFonts w:asciiTheme="minorEastAsia" w:hAnsiTheme="minorEastAsia" w:cstheme="minorEastAsia"/>
          <w:sz w:val="24"/>
        </w:rPr>
        <w:t>由于其在自然语言处理</w:t>
      </w:r>
      <w:r>
        <w:rPr>
          <w:rFonts w:asciiTheme="minorEastAsia" w:hAnsiTheme="minorEastAsia" w:cstheme="minorEastAsia" w:hint="eastAsia"/>
          <w:sz w:val="24"/>
        </w:rPr>
        <w:t>(</w:t>
      </w:r>
      <w:r>
        <w:rPr>
          <w:rFonts w:asciiTheme="minorEastAsia" w:hAnsiTheme="minorEastAsia" w:cstheme="minorEastAsia"/>
          <w:sz w:val="24"/>
        </w:rPr>
        <w:t>NLP</w:t>
      </w:r>
      <w:r>
        <w:rPr>
          <w:rFonts w:asciiTheme="minorEastAsia" w:hAnsiTheme="minorEastAsia" w:cstheme="minorEastAsia" w:hint="eastAsia"/>
          <w:sz w:val="24"/>
        </w:rPr>
        <w:t>)</w:t>
      </w:r>
      <w:r>
        <w:rPr>
          <w:rFonts w:asciiTheme="minorEastAsia" w:hAnsiTheme="minorEastAsia" w:cstheme="minorEastAsia"/>
          <w:sz w:val="24"/>
        </w:rPr>
        <w:t>中的出色成果，它变得越来越受欢迎。在NLP中，它们用于多样化的任务，例如翻译，文</w:t>
      </w:r>
      <w:r>
        <w:rPr>
          <w:rFonts w:asciiTheme="minorEastAsia" w:hAnsiTheme="minorEastAsia" w:cstheme="minorEastAsia"/>
          <w:sz w:val="24"/>
        </w:rPr>
        <w:lastRenderedPageBreak/>
        <w:t>本分类，自动文本生成。</w:t>
      </w:r>
      <w:r>
        <w:rPr>
          <w:rFonts w:asciiTheme="minorEastAsia" w:hAnsiTheme="minorEastAsia" w:cstheme="minorEastAsia" w:hint="eastAsia"/>
          <w:sz w:val="24"/>
        </w:rPr>
        <w:t>其网络结构原理如</w:t>
      </w:r>
      <w:ins w:id="134" w:author="Microsoft Office 用户" w:date="2021-04-02T11:51:00Z">
        <w:r w:rsidR="00163978">
          <w:rPr>
            <w:rFonts w:asciiTheme="minorEastAsia" w:hAnsiTheme="minorEastAsia" w:cstheme="minorEastAsia" w:hint="eastAsia"/>
            <w:sz w:val="24"/>
          </w:rPr>
          <w:t>图10</w:t>
        </w:r>
      </w:ins>
      <w:del w:id="135" w:author="Microsoft Office 用户" w:date="2021-04-02T11:51:00Z">
        <w:r w:rsidDel="00163978">
          <w:rPr>
            <w:rFonts w:asciiTheme="minorEastAsia" w:hAnsiTheme="minorEastAsia" w:cstheme="minorEastAsia" w:hint="eastAsia"/>
            <w:sz w:val="24"/>
          </w:rPr>
          <w:fldChar w:fldCharType="begin"/>
        </w:r>
        <w:r w:rsidDel="00163978">
          <w:rPr>
            <w:rFonts w:asciiTheme="minorEastAsia" w:hAnsiTheme="minorEastAsia" w:cstheme="minorEastAsia" w:hint="eastAsia"/>
            <w:sz w:val="24"/>
          </w:rPr>
          <w:delInstrText xml:space="preserve"> REF _Ref28313 \h </w:delInstrText>
        </w:r>
        <w:r w:rsidDel="00163978">
          <w:rPr>
            <w:rFonts w:asciiTheme="minorEastAsia" w:hAnsiTheme="minorEastAsia" w:cstheme="minorEastAsia" w:hint="eastAsia"/>
            <w:sz w:val="24"/>
          </w:rPr>
        </w:r>
        <w:r w:rsidDel="00163978">
          <w:rPr>
            <w:rFonts w:asciiTheme="minorEastAsia" w:hAnsiTheme="minorEastAsia" w:cstheme="minorEastAsia" w:hint="eastAsia"/>
            <w:sz w:val="24"/>
          </w:rPr>
          <w:fldChar w:fldCharType="separate"/>
        </w:r>
        <w:r w:rsidDel="00163978">
          <w:delText>图</w:delText>
        </w:r>
        <w:r w:rsidDel="00163978">
          <w:delText xml:space="preserve"> 10</w:delText>
        </w:r>
        <w:r w:rsidDel="00163978">
          <w:rPr>
            <w:rFonts w:hint="eastAsia"/>
          </w:rPr>
          <w:delText xml:space="preserve"> </w:delText>
        </w:r>
        <w:r w:rsidDel="00163978">
          <w:rPr>
            <w:rFonts w:hint="eastAsia"/>
          </w:rPr>
          <w:delText>循环神经网络结构</w:delText>
        </w:r>
        <w:r w:rsidDel="00163978">
          <w:rPr>
            <w:rFonts w:asciiTheme="minorEastAsia" w:hAnsiTheme="minorEastAsia" w:cstheme="minorEastAsia" w:hint="eastAsia"/>
            <w:sz w:val="24"/>
          </w:rPr>
          <w:fldChar w:fldCharType="end"/>
        </w:r>
      </w:del>
      <w:r>
        <w:rPr>
          <w:rFonts w:asciiTheme="minorEastAsia" w:hAnsiTheme="minorEastAsia" w:cstheme="minorEastAsia" w:hint="eastAsia"/>
          <w:sz w:val="24"/>
        </w:rPr>
        <w:t>所示，图片中，有许多不同的组件，其中最重要的是：</w:t>
      </w:r>
    </w:p>
    <w:p w14:paraId="13088160"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position w:val="-4"/>
          <w:sz w:val="24"/>
        </w:rPr>
        <w:object w:dxaOrig="279" w:dyaOrig="260" w14:anchorId="2E4C7FBF">
          <v:shape id="_x0000_i1035" type="#_x0000_t75" style="width:13.75pt;height:13.15pt" o:ole="">
            <v:imagedata r:id="rId40" o:title=""/>
          </v:shape>
          <o:OLEObject Type="Embed" ProgID="Equation.KSEE3" ShapeID="_x0000_i1035" DrawAspect="Content" ObjectID="_1678872499" r:id="rId41"/>
        </w:object>
      </w:r>
      <w:r>
        <w:rPr>
          <w:rFonts w:asciiTheme="minorEastAsia" w:hAnsiTheme="minorEastAsia" w:cstheme="minorEastAsia" w:hint="eastAsia"/>
          <w:sz w:val="24"/>
        </w:rPr>
        <w:t>：输入，它可以使句子中的单词或者其他类型的序列数据；</w:t>
      </w:r>
    </w:p>
    <w:p w14:paraId="4857FCF1"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position w:val="-6"/>
          <w:sz w:val="24"/>
        </w:rPr>
        <w:object w:dxaOrig="240" w:dyaOrig="279" w14:anchorId="47CD95DB">
          <v:shape id="_x0000_i1036" type="#_x0000_t75" style="width:11.9pt;height:13.75pt" o:ole="">
            <v:imagedata r:id="rId42" o:title=""/>
          </v:shape>
          <o:OLEObject Type="Embed" ProgID="Equation.KSEE3" ShapeID="_x0000_i1036" DrawAspect="Content" ObjectID="_1678872500" r:id="rId43"/>
        </w:object>
      </w:r>
      <w:r>
        <w:rPr>
          <w:rFonts w:asciiTheme="minorEastAsia" w:hAnsiTheme="minorEastAsia" w:cstheme="minorEastAsia" w:hint="eastAsia"/>
          <w:sz w:val="24"/>
        </w:rPr>
        <w:t>：输出，例如，网络认为句子中的下一个单词应该被赋值为之前的单词；</w:t>
      </w:r>
    </w:p>
    <w:p w14:paraId="728F84D0"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position w:val="-6"/>
          <w:sz w:val="24"/>
        </w:rPr>
        <w:object w:dxaOrig="200" w:dyaOrig="279" w14:anchorId="34FAD9BC">
          <v:shape id="_x0000_i1037" type="#_x0000_t75" style="width:10pt;height:13.75pt" o:ole="">
            <v:imagedata r:id="rId44" o:title=""/>
          </v:shape>
          <o:OLEObject Type="Embed" ProgID="Equation.KSEE3" ShapeID="_x0000_i1037" DrawAspect="Content" ObjectID="_1678872501" r:id="rId45"/>
        </w:object>
      </w:r>
      <w:r>
        <w:rPr>
          <w:rFonts w:asciiTheme="minorEastAsia" w:hAnsiTheme="minorEastAsia" w:cstheme="minorEastAsia" w:hint="eastAsia"/>
          <w:sz w:val="24"/>
        </w:rPr>
        <w:t>：RNN中主要的模块，它包含了网络的权重和激活函数；</w:t>
      </w:r>
    </w:p>
    <w:p w14:paraId="06E7028C"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position w:val="-6"/>
          <w:sz w:val="24"/>
        </w:rPr>
        <w:object w:dxaOrig="240" w:dyaOrig="279" w14:anchorId="167FDFB6">
          <v:shape id="_x0000_i1038" type="#_x0000_t75" style="width:11.9pt;height:13.75pt" o:ole="">
            <v:imagedata r:id="rId46" o:title=""/>
          </v:shape>
          <o:OLEObject Type="Embed" ProgID="Equation.KSEE3" ShapeID="_x0000_i1038" DrawAspect="Content" ObjectID="_1678872502" r:id="rId47"/>
        </w:object>
      </w:r>
      <w:r>
        <w:rPr>
          <w:rFonts w:asciiTheme="minorEastAsia" w:hAnsiTheme="minorEastAsia" w:cstheme="minorEastAsia" w:hint="eastAsia"/>
          <w:sz w:val="24"/>
        </w:rPr>
        <w:t>：表示从一个时间节点到另一个时间节点的通信。</w:t>
      </w:r>
    </w:p>
    <w:p w14:paraId="67596663" w14:textId="77777777" w:rsidR="009B2AB4" w:rsidRDefault="008D2BAE">
      <w:pPr>
        <w:tabs>
          <w:tab w:val="left" w:pos="312"/>
        </w:tabs>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42B5F77F" wp14:editId="59E4ADAF">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8"/>
                    <a:stretch>
                      <a:fillRect/>
                    </a:stretch>
                  </pic:blipFill>
                  <pic:spPr>
                    <a:xfrm>
                      <a:off x="0" y="0"/>
                      <a:ext cx="3773170" cy="1259840"/>
                    </a:xfrm>
                    <a:prstGeom prst="rect">
                      <a:avLst/>
                    </a:prstGeom>
                  </pic:spPr>
                </pic:pic>
              </a:graphicData>
            </a:graphic>
          </wp:inline>
        </w:drawing>
      </w:r>
    </w:p>
    <w:p w14:paraId="6BB9C046" w14:textId="77777777" w:rsidR="009B2AB4" w:rsidRDefault="008D2BAE">
      <w:pPr>
        <w:pStyle w:val="a3"/>
        <w:tabs>
          <w:tab w:val="left" w:pos="312"/>
        </w:tabs>
        <w:jc w:val="center"/>
      </w:pPr>
      <w:bookmarkStart w:id="136" w:name="_Ref28313"/>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w:t>
      </w:r>
      <w:r>
        <w:rPr>
          <w:rFonts w:hint="eastAsia"/>
        </w:rPr>
        <w:t>循环神经网络结构</w:t>
      </w:r>
      <w:bookmarkEnd w:id="136"/>
    </w:p>
    <w:p w14:paraId="5012353D" w14:textId="77777777" w:rsidR="009B2AB4" w:rsidRDefault="009B2AB4"/>
    <w:p w14:paraId="65915015"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14:paraId="12BA1730" w14:textId="77777777" w:rsidR="009B2AB4" w:rsidRDefault="008D2BAE">
      <w:pPr>
        <w:pStyle w:val="2"/>
        <w:numPr>
          <w:ilvl w:val="1"/>
          <w:numId w:val="1"/>
        </w:numPr>
        <w:ind w:firstLineChars="0"/>
      </w:pPr>
      <w:bookmarkStart w:id="137" w:name="_Toc7504"/>
      <w:r>
        <w:rPr>
          <w:rFonts w:hint="eastAsia"/>
        </w:rPr>
        <w:t>生成对抗网络</w:t>
      </w:r>
      <w:bookmarkEnd w:id="137"/>
    </w:p>
    <w:p w14:paraId="081852F3" w14:textId="034E0589"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生成对抗网络(Generative Adversarial Network,</w:t>
      </w:r>
      <w:ins w:id="138" w:author="Microsoft Office 用户" w:date="2021-04-02T11:48:00Z">
        <w:r w:rsidR="005B1780">
          <w:rPr>
            <w:rFonts w:asciiTheme="minorEastAsia" w:hAnsiTheme="minorEastAsia" w:cstheme="minorEastAsia" w:hint="eastAsia"/>
            <w:sz w:val="24"/>
          </w:rPr>
          <w:t xml:space="preserve"> </w:t>
        </w:r>
      </w:ins>
      <w:r>
        <w:rPr>
          <w:rFonts w:asciiTheme="minorEastAsia" w:hAnsiTheme="minorEastAsia" w:cstheme="minorEastAsia" w:hint="eastAsia"/>
          <w:sz w:val="24"/>
        </w:rPr>
        <w:t>GAN)</w:t>
      </w:r>
      <w:ins w:id="139" w:author="Microsoft Office 用户" w:date="2021-04-02T11:48:00Z">
        <w:r w:rsidR="005B1780">
          <w:rPr>
            <w:rFonts w:asciiTheme="minorEastAsia" w:hAnsiTheme="minorEastAsia" w:cstheme="minorEastAsia" w:hint="eastAsia"/>
            <w:sz w:val="24"/>
          </w:rPr>
          <w:t>是一种复杂分布上的无监督学习方法。通过引入生成器和判别模型</w:t>
        </w:r>
      </w:ins>
      <w:ins w:id="140" w:author="Microsoft Office 用户" w:date="2021-04-02T11:49:00Z">
        <w:r w:rsidR="005B1780">
          <w:rPr>
            <w:rFonts w:asciiTheme="minorEastAsia" w:hAnsiTheme="minorEastAsia" w:cstheme="minorEastAsia" w:hint="eastAsia"/>
            <w:sz w:val="24"/>
          </w:rPr>
          <w:t>之间的博弈来完成训练过程，</w:t>
        </w:r>
      </w:ins>
      <w:ins w:id="141" w:author="Microsoft Office 用户" w:date="2021-04-02T11:52:00Z">
        <w:r w:rsidR="00677384">
          <w:rPr>
            <w:rFonts w:asciiTheme="minorEastAsia" w:hAnsiTheme="minorEastAsia" w:cstheme="minorEastAsia" w:hint="eastAsia"/>
            <w:sz w:val="24"/>
          </w:rPr>
          <w:t>所得到的模型能够生成</w:t>
        </w:r>
      </w:ins>
      <w:ins w:id="142" w:author="Microsoft Office 用户" w:date="2021-04-02T11:53:00Z">
        <w:r w:rsidR="00677384">
          <w:rPr>
            <w:rFonts w:asciiTheme="minorEastAsia" w:hAnsiTheme="minorEastAsia" w:cstheme="minorEastAsia" w:hint="eastAsia"/>
            <w:sz w:val="24"/>
          </w:rPr>
          <w:t>与原始数据分布接近的数据集</w:t>
        </w:r>
      </w:ins>
      <w:ins w:id="143" w:author="Microsoft Office 用户" w:date="2021-04-02T11:50:00Z">
        <w:r w:rsidR="005B1780">
          <w:rPr>
            <w:rFonts w:asciiTheme="minorEastAsia" w:hAnsiTheme="minorEastAsia" w:cstheme="minorEastAsia" w:hint="eastAsia"/>
            <w:sz w:val="24"/>
          </w:rPr>
          <w:t>。</w:t>
        </w:r>
      </w:ins>
      <w:ins w:id="144" w:author="Microsoft Office 用户" w:date="2021-04-02T11:52:00Z">
        <w:r w:rsidR="00323DB6">
          <w:rPr>
            <w:rFonts w:asciiTheme="minorEastAsia" w:hAnsiTheme="minorEastAsia" w:cstheme="minorEastAsia" w:hint="eastAsia"/>
            <w:sz w:val="24"/>
          </w:rPr>
          <w:t>GAN</w:t>
        </w:r>
      </w:ins>
      <w:r>
        <w:rPr>
          <w:rFonts w:asciiTheme="minorEastAsia" w:hAnsiTheme="minorEastAsia" w:cstheme="minorEastAsia" w:hint="eastAsia"/>
          <w:sz w:val="24"/>
        </w:rPr>
        <w:t>的网络结构如</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_Ref28392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11</w:t>
      </w:r>
      <w:r>
        <w:rPr>
          <w:rFonts w:hint="eastAsia"/>
        </w:rPr>
        <w:t xml:space="preserve"> </w:t>
      </w:r>
      <w:r>
        <w:rPr>
          <w:rFonts w:hint="eastAsia"/>
        </w:rPr>
        <w:t>生成对抗网络结构</w:t>
      </w:r>
      <w:r>
        <w:rPr>
          <w:rFonts w:asciiTheme="minorEastAsia" w:hAnsiTheme="minorEastAsia" w:cstheme="minorEastAsia" w:hint="eastAsia"/>
          <w:sz w:val="24"/>
        </w:rPr>
        <w:fldChar w:fldCharType="end"/>
      </w:r>
      <w:r>
        <w:rPr>
          <w:rFonts w:asciiTheme="minorEastAsia" w:hAnsiTheme="minorEastAsia" w:cstheme="minorEastAsia" w:hint="eastAsia"/>
          <w:sz w:val="24"/>
        </w:rPr>
        <w:t>所示。</w:t>
      </w:r>
    </w:p>
    <w:p w14:paraId="2832E4D5" w14:textId="77777777" w:rsidR="009B2AB4" w:rsidRDefault="008D2BAE">
      <w:pPr>
        <w:tabs>
          <w:tab w:val="left" w:pos="312"/>
        </w:tabs>
        <w:jc w:val="center"/>
      </w:pPr>
      <w:r>
        <w:rPr>
          <w:rFonts w:hint="eastAsia"/>
          <w:noProof/>
        </w:rPr>
        <w:drawing>
          <wp:inline distT="0" distB="0" distL="114300" distR="114300" wp14:anchorId="34E7F7A7" wp14:editId="42149CC8">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9"/>
                    <a:stretch>
                      <a:fillRect/>
                    </a:stretch>
                  </pic:blipFill>
                  <pic:spPr>
                    <a:xfrm>
                      <a:off x="0" y="0"/>
                      <a:ext cx="3008630" cy="1166495"/>
                    </a:xfrm>
                    <a:prstGeom prst="rect">
                      <a:avLst/>
                    </a:prstGeom>
                  </pic:spPr>
                </pic:pic>
              </a:graphicData>
            </a:graphic>
          </wp:inline>
        </w:drawing>
      </w:r>
    </w:p>
    <w:p w14:paraId="43818DD4" w14:textId="77777777" w:rsidR="009B2AB4" w:rsidRDefault="008D2BAE">
      <w:pPr>
        <w:pStyle w:val="a3"/>
        <w:tabs>
          <w:tab w:val="left" w:pos="312"/>
        </w:tabs>
        <w:jc w:val="center"/>
        <w:rPr>
          <w:rFonts w:eastAsiaTheme="minorEastAsia"/>
        </w:rPr>
      </w:pPr>
      <w:bookmarkStart w:id="145" w:name="_Ref28392"/>
      <w:r>
        <w:lastRenderedPageBreak/>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 xml:space="preserve"> </w:t>
      </w:r>
      <w:r>
        <w:rPr>
          <w:rFonts w:hint="eastAsia"/>
        </w:rPr>
        <w:t>生成对抗网络结构</w:t>
      </w:r>
      <w:bookmarkEnd w:id="145"/>
    </w:p>
    <w:p w14:paraId="5C2ADEAC" w14:textId="77777777" w:rsidR="009B2AB4" w:rsidRDefault="008D2BAE">
      <w:pPr>
        <w:tabs>
          <w:tab w:val="left" w:pos="312"/>
        </w:tabs>
        <w:spacing w:line="360" w:lineRule="auto"/>
        <w:rPr>
          <w:rFonts w:asciiTheme="minorEastAsia" w:hAnsiTheme="minorEastAsia" w:cstheme="minorEastAsia"/>
          <w:sz w:val="24"/>
        </w:rPr>
      </w:pPr>
      <w:r>
        <w:rPr>
          <w:rFonts w:hint="eastAsia"/>
        </w:rPr>
        <w:tab/>
      </w:r>
      <w:r>
        <w:rPr>
          <w:rFonts w:asciiTheme="minorEastAsia" w:hAnsiTheme="minorEastAsia" w:cstheme="minorEastAsia" w:hint="eastAsia"/>
          <w:sz w:val="24"/>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14:paraId="73AD5275"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当训练开始的时候，生成器模型会产生非常明显的假数据，判定模型则很快的学会辨别他们是伪造的，见</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_Ref28581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12</w:t>
      </w:r>
      <w:r>
        <w:rPr>
          <w:rFonts w:hint="eastAsia"/>
        </w:rPr>
        <w:t xml:space="preserve"> </w:t>
      </w:r>
      <w:r>
        <w:rPr>
          <w:rFonts w:hint="eastAsia"/>
        </w:rPr>
        <w:t>生成器学习过程一</w:t>
      </w:r>
      <w:r>
        <w:rPr>
          <w:rFonts w:asciiTheme="minorEastAsia" w:hAnsiTheme="minorEastAsia" w:cstheme="minorEastAsia" w:hint="eastAsia"/>
          <w:sz w:val="24"/>
        </w:rPr>
        <w:fldChar w:fldCharType="end"/>
      </w:r>
      <w:r>
        <w:rPr>
          <w:rFonts w:asciiTheme="minorEastAsia" w:hAnsiTheme="minorEastAsia" w:cstheme="minorEastAsia" w:hint="eastAsia"/>
          <w:sz w:val="24"/>
        </w:rPr>
        <w:t>:</w:t>
      </w:r>
    </w:p>
    <w:p w14:paraId="5B415ADF" w14:textId="77777777" w:rsidR="009B2AB4" w:rsidRDefault="008D2BAE">
      <w:pPr>
        <w:tabs>
          <w:tab w:val="left" w:pos="312"/>
        </w:tabs>
      </w:pPr>
      <w:r>
        <w:rPr>
          <w:rFonts w:hint="eastAsia"/>
          <w:noProof/>
        </w:rPr>
        <w:drawing>
          <wp:inline distT="0" distB="0" distL="114300" distR="114300" wp14:anchorId="2BCF79B4" wp14:editId="517CA816">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50"/>
                    <a:stretch>
                      <a:fillRect/>
                    </a:stretch>
                  </pic:blipFill>
                  <pic:spPr>
                    <a:xfrm>
                      <a:off x="0" y="0"/>
                      <a:ext cx="5271770" cy="842010"/>
                    </a:xfrm>
                    <a:prstGeom prst="rect">
                      <a:avLst/>
                    </a:prstGeom>
                  </pic:spPr>
                </pic:pic>
              </a:graphicData>
            </a:graphic>
          </wp:inline>
        </w:drawing>
      </w:r>
    </w:p>
    <w:p w14:paraId="75480D54" w14:textId="77777777" w:rsidR="009B2AB4" w:rsidRDefault="008D2BAE">
      <w:pPr>
        <w:pStyle w:val="a3"/>
        <w:tabs>
          <w:tab w:val="left" w:pos="312"/>
        </w:tabs>
        <w:jc w:val="center"/>
        <w:rPr>
          <w:rFonts w:eastAsiaTheme="minorEastAsia"/>
        </w:rPr>
      </w:pPr>
      <w:bookmarkStart w:id="146" w:name="_Ref28581"/>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 xml:space="preserve"> </w:t>
      </w:r>
      <w:r>
        <w:rPr>
          <w:rFonts w:hint="eastAsia"/>
        </w:rPr>
        <w:t>生成器学习过程一</w:t>
      </w:r>
      <w:bookmarkEnd w:id="146"/>
    </w:p>
    <w:p w14:paraId="68343411"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随着训练次数的增加，生成器模型生产出的数据更具有欺骗性，见</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_Ref29237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13</w:t>
      </w:r>
      <w:r>
        <w:rPr>
          <w:rFonts w:hint="eastAsia"/>
        </w:rPr>
        <w:t xml:space="preserve"> </w:t>
      </w:r>
      <w:r>
        <w:rPr>
          <w:rFonts w:hint="eastAsia"/>
        </w:rPr>
        <w:t>生成器学习过程二</w:t>
      </w:r>
      <w:r>
        <w:rPr>
          <w:rFonts w:asciiTheme="minorEastAsia" w:hAnsiTheme="minorEastAsia" w:cstheme="minorEastAsia" w:hint="eastAsia"/>
          <w:sz w:val="24"/>
        </w:rPr>
        <w:fldChar w:fldCharType="end"/>
      </w:r>
      <w:r>
        <w:rPr>
          <w:rFonts w:asciiTheme="minorEastAsia" w:hAnsiTheme="minorEastAsia" w:cstheme="minorEastAsia" w:hint="eastAsia"/>
          <w:sz w:val="24"/>
        </w:rPr>
        <w:t>：</w:t>
      </w:r>
    </w:p>
    <w:p w14:paraId="35BE6763" w14:textId="77777777" w:rsidR="009B2AB4" w:rsidRDefault="008D2BAE">
      <w:pPr>
        <w:tabs>
          <w:tab w:val="left" w:pos="312"/>
        </w:tabs>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36492896" wp14:editId="2FA6DF1B">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51"/>
                    <a:stretch>
                      <a:fillRect/>
                    </a:stretch>
                  </pic:blipFill>
                  <pic:spPr>
                    <a:xfrm>
                      <a:off x="0" y="0"/>
                      <a:ext cx="5265420" cy="876935"/>
                    </a:xfrm>
                    <a:prstGeom prst="rect">
                      <a:avLst/>
                    </a:prstGeom>
                  </pic:spPr>
                </pic:pic>
              </a:graphicData>
            </a:graphic>
          </wp:inline>
        </w:drawing>
      </w:r>
    </w:p>
    <w:p w14:paraId="64911A6D" w14:textId="77777777" w:rsidR="009B2AB4" w:rsidRDefault="008D2BAE">
      <w:pPr>
        <w:pStyle w:val="a3"/>
        <w:tabs>
          <w:tab w:val="left" w:pos="312"/>
        </w:tabs>
        <w:jc w:val="center"/>
      </w:pPr>
      <w:bookmarkStart w:id="147" w:name="_Ref29237"/>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hint="eastAsia"/>
        </w:rPr>
        <w:t xml:space="preserve"> </w:t>
      </w:r>
      <w:r>
        <w:rPr>
          <w:rFonts w:hint="eastAsia"/>
        </w:rPr>
        <w:t>生成器学习过程二</w:t>
      </w:r>
      <w:bookmarkEnd w:id="147"/>
    </w:p>
    <w:p w14:paraId="2DAFC328" w14:textId="77777777" w:rsidR="009B2AB4" w:rsidRDefault="009B2AB4"/>
    <w:p w14:paraId="4ADE9D2A"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最终，如果生成器训练顺利的完成，那么判定模型则会难以分辨真假数据，如</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_Ref29322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14</w:t>
      </w:r>
      <w:r>
        <w:rPr>
          <w:rFonts w:hint="eastAsia"/>
        </w:rPr>
        <w:t xml:space="preserve"> </w:t>
      </w:r>
      <w:r>
        <w:rPr>
          <w:rFonts w:hint="eastAsia"/>
        </w:rPr>
        <w:t>生成器学习过程三</w:t>
      </w:r>
      <w:r>
        <w:rPr>
          <w:rFonts w:asciiTheme="minorEastAsia" w:hAnsiTheme="minorEastAsia" w:cstheme="minorEastAsia" w:hint="eastAsia"/>
          <w:sz w:val="24"/>
        </w:rPr>
        <w:fldChar w:fldCharType="end"/>
      </w:r>
      <w:r>
        <w:rPr>
          <w:rFonts w:asciiTheme="minorEastAsia" w:hAnsiTheme="minorEastAsia" w:cstheme="minorEastAsia" w:hint="eastAsia"/>
          <w:sz w:val="24"/>
        </w:rPr>
        <w:t>，它会开始将伪造的数据分类为真实的数据，其准确性就会降低。</w:t>
      </w:r>
    </w:p>
    <w:p w14:paraId="5940209C" w14:textId="77777777" w:rsidR="009B2AB4" w:rsidRDefault="009B2AB4">
      <w:pPr>
        <w:tabs>
          <w:tab w:val="left" w:pos="312"/>
        </w:tabs>
        <w:spacing w:line="360" w:lineRule="auto"/>
        <w:rPr>
          <w:rFonts w:asciiTheme="minorEastAsia" w:hAnsiTheme="minorEastAsia" w:cstheme="minorEastAsia"/>
          <w:sz w:val="24"/>
        </w:rPr>
      </w:pPr>
    </w:p>
    <w:p w14:paraId="0C2FDE09" w14:textId="77777777" w:rsidR="009B2AB4" w:rsidRDefault="008D2BAE">
      <w:pPr>
        <w:tabs>
          <w:tab w:val="left" w:pos="312"/>
        </w:tabs>
        <w:rPr>
          <w:rFonts w:asciiTheme="minorEastAsia" w:hAnsiTheme="minorEastAsia" w:cstheme="minorEastAsia"/>
          <w:sz w:val="24"/>
        </w:rPr>
      </w:pPr>
      <w:r>
        <w:rPr>
          <w:rFonts w:asciiTheme="minorEastAsia" w:hAnsiTheme="minorEastAsia" w:cstheme="minorEastAsia"/>
          <w:noProof/>
          <w:sz w:val="24"/>
        </w:rPr>
        <w:drawing>
          <wp:inline distT="0" distB="0" distL="114300" distR="114300" wp14:anchorId="2FC9D5C4" wp14:editId="6D1A9A9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52"/>
                    <a:stretch>
                      <a:fillRect/>
                    </a:stretch>
                  </pic:blipFill>
                  <pic:spPr>
                    <a:xfrm>
                      <a:off x="0" y="0"/>
                      <a:ext cx="5269865" cy="801370"/>
                    </a:xfrm>
                    <a:prstGeom prst="rect">
                      <a:avLst/>
                    </a:prstGeom>
                  </pic:spPr>
                </pic:pic>
              </a:graphicData>
            </a:graphic>
          </wp:inline>
        </w:drawing>
      </w:r>
    </w:p>
    <w:p w14:paraId="2365BF2F" w14:textId="77777777" w:rsidR="009B2AB4" w:rsidRDefault="008D2BAE">
      <w:pPr>
        <w:pStyle w:val="a3"/>
        <w:tabs>
          <w:tab w:val="left" w:pos="312"/>
        </w:tabs>
        <w:jc w:val="center"/>
      </w:pPr>
      <w:bookmarkStart w:id="148" w:name="_Ref29322"/>
      <w:r>
        <w:t>图</w:t>
      </w:r>
      <w:r>
        <w:t xml:space="preserve"> </w:t>
      </w:r>
      <w:r>
        <w:fldChar w:fldCharType="begin"/>
      </w:r>
      <w:r>
        <w:instrText xml:space="preserve"> SEQ </w:instrText>
      </w:r>
      <w:r>
        <w:instrText>图</w:instrText>
      </w:r>
      <w:r>
        <w:instrText xml:space="preserve"> \* ARABIC </w:instrText>
      </w:r>
      <w:r>
        <w:fldChar w:fldCharType="separate"/>
      </w:r>
      <w:r>
        <w:t>14</w:t>
      </w:r>
      <w:r>
        <w:fldChar w:fldCharType="end"/>
      </w:r>
      <w:r>
        <w:rPr>
          <w:rFonts w:hint="eastAsia"/>
        </w:rPr>
        <w:t xml:space="preserve"> </w:t>
      </w:r>
      <w:r>
        <w:rPr>
          <w:rFonts w:hint="eastAsia"/>
        </w:rPr>
        <w:t>生成器学习过程三</w:t>
      </w:r>
      <w:bookmarkEnd w:id="148"/>
    </w:p>
    <w:p w14:paraId="11644598" w14:textId="77777777" w:rsidR="009B2AB4" w:rsidRDefault="009B2AB4"/>
    <w:p w14:paraId="4ECE91B0"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生成器模型和判定模型都是神经网络，生成器模型的输出直接连接到判定模型的输入，通过反向传播，判定模型的分类结果提供了损失，以供生成器模型用来更新其网络结构的参数。</w:t>
      </w:r>
    </w:p>
    <w:p w14:paraId="65B7F2FD"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lastRenderedPageBreak/>
        <w:tab/>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_Ref29492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15</w:t>
      </w:r>
      <w:r>
        <w:rPr>
          <w:rFonts w:hint="eastAsia"/>
        </w:rPr>
        <w:t xml:space="preserve"> </w:t>
      </w:r>
      <w:r>
        <w:rPr>
          <w:rFonts w:hint="eastAsia"/>
        </w:rPr>
        <w:t>判定模型反向传播</w:t>
      </w:r>
      <w:r>
        <w:rPr>
          <w:rFonts w:asciiTheme="minorEastAsia" w:hAnsiTheme="minorEastAsia" w:cstheme="minorEastAsia" w:hint="eastAsia"/>
          <w:sz w:val="24"/>
        </w:rPr>
        <w:fldChar w:fldCharType="end"/>
      </w:r>
      <w:r>
        <w:rPr>
          <w:rFonts w:asciiTheme="minorEastAsia" w:hAnsiTheme="minorEastAsia" w:cstheme="minorEastAsia" w:hint="eastAsia"/>
          <w:sz w:val="24"/>
        </w:rPr>
        <w:t>为判定模型的训练过程：</w:t>
      </w:r>
    </w:p>
    <w:p w14:paraId="5CF1BCE2" w14:textId="77777777" w:rsidR="009B2AB4" w:rsidRDefault="008D2BAE">
      <w:pPr>
        <w:numPr>
          <w:ilvl w:val="0"/>
          <w:numId w:val="2"/>
        </w:num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判定模型对来自生成器模型的真实数据和虚假数据进行分类；</w:t>
      </w:r>
    </w:p>
    <w:p w14:paraId="40E8164C" w14:textId="77777777" w:rsidR="009B2AB4" w:rsidRDefault="008D2BAE">
      <w:pPr>
        <w:numPr>
          <w:ilvl w:val="0"/>
          <w:numId w:val="2"/>
        </w:num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如果判定模型将真实数据错误地分类为虚假数据或者将虚假数据错误地分类为真实数据，判定器损失则会对判定模型进行惩罚；</w:t>
      </w:r>
    </w:p>
    <w:p w14:paraId="22AC468A" w14:textId="77777777" w:rsidR="009B2AB4" w:rsidRDefault="008D2BAE">
      <w:pPr>
        <w:numPr>
          <w:ilvl w:val="0"/>
          <w:numId w:val="2"/>
        </w:num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判定模型通过判定器损失的反向传播来更新其权重。</w:t>
      </w:r>
    </w:p>
    <w:p w14:paraId="461AE94F" w14:textId="77777777" w:rsidR="009B2AB4" w:rsidRDefault="008D2BAE">
      <w:pPr>
        <w:tabs>
          <w:tab w:val="left" w:pos="312"/>
        </w:tabs>
        <w:jc w:val="center"/>
      </w:pPr>
      <w:r>
        <w:rPr>
          <w:rFonts w:hint="eastAsia"/>
          <w:noProof/>
        </w:rPr>
        <w:drawing>
          <wp:inline distT="0" distB="0" distL="114300" distR="114300" wp14:anchorId="30A888C4" wp14:editId="4C9383D2">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53"/>
                    <a:stretch>
                      <a:fillRect/>
                    </a:stretch>
                  </pic:blipFill>
                  <pic:spPr>
                    <a:xfrm>
                      <a:off x="0" y="0"/>
                      <a:ext cx="2727325" cy="1188085"/>
                    </a:xfrm>
                    <a:prstGeom prst="rect">
                      <a:avLst/>
                    </a:prstGeom>
                  </pic:spPr>
                </pic:pic>
              </a:graphicData>
            </a:graphic>
          </wp:inline>
        </w:drawing>
      </w:r>
    </w:p>
    <w:p w14:paraId="117558FD" w14:textId="77777777" w:rsidR="009B2AB4" w:rsidRDefault="008D2BAE">
      <w:pPr>
        <w:pStyle w:val="a3"/>
        <w:tabs>
          <w:tab w:val="left" w:pos="312"/>
        </w:tabs>
        <w:jc w:val="center"/>
      </w:pPr>
      <w:bookmarkStart w:id="149" w:name="_Ref29492"/>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r>
        <w:rPr>
          <w:rFonts w:hint="eastAsia"/>
        </w:rPr>
        <w:t xml:space="preserve"> </w:t>
      </w:r>
      <w:r>
        <w:rPr>
          <w:rFonts w:hint="eastAsia"/>
        </w:rPr>
        <w:t>判定模型反向传播</w:t>
      </w:r>
      <w:bookmarkEnd w:id="149"/>
    </w:p>
    <w:p w14:paraId="5DE39ADB" w14:textId="77777777" w:rsidR="009B2AB4" w:rsidRDefault="009B2AB4"/>
    <w:p w14:paraId="7FB89F31"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生成模型通过判定模型反馈的结果来学习如何创建虚假数据，它的目的就是让判定模型将其的输出归为真实。</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_Ref29580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16</w:t>
      </w:r>
      <w:r>
        <w:rPr>
          <w:rFonts w:hint="eastAsia"/>
        </w:rPr>
        <w:t xml:space="preserve"> </w:t>
      </w:r>
      <w:r>
        <w:rPr>
          <w:rFonts w:hint="eastAsia"/>
        </w:rPr>
        <w:t>生成模型反向传播</w:t>
      </w:r>
      <w:r>
        <w:rPr>
          <w:rFonts w:asciiTheme="minorEastAsia" w:hAnsiTheme="minorEastAsia" w:cstheme="minorEastAsia" w:hint="eastAsia"/>
          <w:sz w:val="24"/>
        </w:rPr>
        <w:fldChar w:fldCharType="end"/>
      </w:r>
      <w:r>
        <w:rPr>
          <w:rFonts w:asciiTheme="minorEastAsia" w:hAnsiTheme="minorEastAsia" w:cstheme="minorEastAsia" w:hint="eastAsia"/>
          <w:sz w:val="24"/>
        </w:rPr>
        <w:t>为生成模型的训练过程：</w:t>
      </w:r>
    </w:p>
    <w:p w14:paraId="68C0209F" w14:textId="77777777" w:rsidR="009B2AB4" w:rsidRDefault="008D2BAE">
      <w:pPr>
        <w:numPr>
          <w:ilvl w:val="0"/>
          <w:numId w:val="3"/>
        </w:num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采集随机噪声；</w:t>
      </w:r>
    </w:p>
    <w:p w14:paraId="2DB05D7D" w14:textId="77777777" w:rsidR="009B2AB4" w:rsidRDefault="008D2BAE">
      <w:pPr>
        <w:numPr>
          <w:ilvl w:val="0"/>
          <w:numId w:val="3"/>
        </w:num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根据采样的随机噪声产生输出；</w:t>
      </w:r>
    </w:p>
    <w:p w14:paraId="61FF4333" w14:textId="77777777" w:rsidR="009B2AB4" w:rsidRDefault="008D2BAE">
      <w:pPr>
        <w:numPr>
          <w:ilvl w:val="0"/>
          <w:numId w:val="3"/>
        </w:num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获取判定模型对生成模型的输出的判定结果；</w:t>
      </w:r>
    </w:p>
    <w:p w14:paraId="18C1DD9C" w14:textId="77777777" w:rsidR="009B2AB4" w:rsidRDefault="008D2BAE">
      <w:pPr>
        <w:numPr>
          <w:ilvl w:val="0"/>
          <w:numId w:val="3"/>
        </w:num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计算来自判定模型分类的损失；</w:t>
      </w:r>
    </w:p>
    <w:p w14:paraId="605F7A98" w14:textId="77777777" w:rsidR="009B2AB4" w:rsidRDefault="008D2BAE">
      <w:pPr>
        <w:numPr>
          <w:ilvl w:val="0"/>
          <w:numId w:val="3"/>
        </w:num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通过判定模型和生成模型的反向传播获得梯度；</w:t>
      </w:r>
    </w:p>
    <w:p w14:paraId="49EEF9A7" w14:textId="77777777" w:rsidR="009B2AB4" w:rsidRDefault="008D2BAE">
      <w:pPr>
        <w:numPr>
          <w:ilvl w:val="0"/>
          <w:numId w:val="3"/>
        </w:num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使用梯度更新生成模型的权重。</w:t>
      </w:r>
    </w:p>
    <w:p w14:paraId="6FEC4CBD" w14:textId="77777777" w:rsidR="009B2AB4" w:rsidRDefault="008D2BAE">
      <w:pPr>
        <w:tabs>
          <w:tab w:val="left" w:pos="312"/>
        </w:tabs>
        <w:jc w:val="center"/>
      </w:pPr>
      <w:r>
        <w:rPr>
          <w:noProof/>
        </w:rPr>
        <w:drawing>
          <wp:inline distT="0" distB="0" distL="114300" distR="114300" wp14:anchorId="5234E71B" wp14:editId="5292CC27">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54"/>
                    <a:stretch>
                      <a:fillRect/>
                    </a:stretch>
                  </pic:blipFill>
                  <pic:spPr>
                    <a:xfrm>
                      <a:off x="0" y="0"/>
                      <a:ext cx="2853055" cy="1162685"/>
                    </a:xfrm>
                    <a:prstGeom prst="rect">
                      <a:avLst/>
                    </a:prstGeom>
                  </pic:spPr>
                </pic:pic>
              </a:graphicData>
            </a:graphic>
          </wp:inline>
        </w:drawing>
      </w:r>
    </w:p>
    <w:p w14:paraId="5748DD07" w14:textId="77777777" w:rsidR="009B2AB4" w:rsidRDefault="008D2BAE">
      <w:pPr>
        <w:pStyle w:val="a3"/>
        <w:tabs>
          <w:tab w:val="left" w:pos="312"/>
        </w:tabs>
        <w:jc w:val="center"/>
      </w:pPr>
      <w:bookmarkStart w:id="150" w:name="_Ref29580"/>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r>
        <w:rPr>
          <w:rFonts w:hint="eastAsia"/>
        </w:rPr>
        <w:t xml:space="preserve"> </w:t>
      </w:r>
      <w:r>
        <w:rPr>
          <w:rFonts w:hint="eastAsia"/>
        </w:rPr>
        <w:t>生成模型反向传播</w:t>
      </w:r>
      <w:bookmarkEnd w:id="150"/>
    </w:p>
    <w:p w14:paraId="215444D0" w14:textId="77777777" w:rsidR="009B2AB4" w:rsidRDefault="009B2AB4"/>
    <w:p w14:paraId="38E0AF49" w14:textId="77777777" w:rsidR="009B2AB4" w:rsidRDefault="008D2BAE">
      <w:pPr>
        <w:pStyle w:val="1"/>
        <w:numPr>
          <w:ilvl w:val="0"/>
          <w:numId w:val="1"/>
        </w:numPr>
      </w:pPr>
      <w:bookmarkStart w:id="151" w:name="_Toc1526"/>
      <w:r>
        <w:rPr>
          <w:rFonts w:hint="eastAsia"/>
        </w:rPr>
        <w:lastRenderedPageBreak/>
        <w:t>深度学习算法模型的应用</w:t>
      </w:r>
      <w:bookmarkEnd w:id="151"/>
    </w:p>
    <w:p w14:paraId="1EB1678D" w14:textId="77777777" w:rsidR="009B2AB4" w:rsidRDefault="008D2BAE">
      <w:pPr>
        <w:pStyle w:val="2"/>
        <w:numPr>
          <w:ilvl w:val="1"/>
          <w:numId w:val="1"/>
        </w:numPr>
        <w:ind w:firstLineChars="0"/>
      </w:pPr>
      <w:bookmarkStart w:id="152" w:name="_Toc13552"/>
      <w:r>
        <w:rPr>
          <w:rFonts w:hint="eastAsia"/>
        </w:rPr>
        <w:t>百度研发的开源深度学习平台——飞浆</w:t>
      </w:r>
      <w:bookmarkEnd w:id="152"/>
    </w:p>
    <w:p w14:paraId="16DE5282"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通常工程师们使用深度学习技术进行产品研发的时候，并不会从底层写起，通常都是基于某一些深度学习框架展开工作。深度学习框架处于硬件层和应用层之间。具有代表性的开源深度学习框架有Google研发的</w:t>
      </w:r>
      <w:proofErr w:type="spellStart"/>
      <w:r>
        <w:rPr>
          <w:rFonts w:asciiTheme="minorEastAsia" w:hAnsiTheme="minorEastAsia" w:cstheme="minorEastAsia" w:hint="eastAsia"/>
          <w:sz w:val="24"/>
        </w:rPr>
        <w:t>Tensorflow</w:t>
      </w:r>
      <w:proofErr w:type="spellEnd"/>
      <w:r>
        <w:rPr>
          <w:rFonts w:asciiTheme="minorEastAsia" w:hAnsiTheme="minorEastAsia" w:cstheme="minorEastAsia" w:hint="eastAsia"/>
          <w:sz w:val="24"/>
        </w:rPr>
        <w:t>，Facebook团队研发的</w:t>
      </w:r>
      <w:proofErr w:type="spellStart"/>
      <w:r>
        <w:rPr>
          <w:rFonts w:asciiTheme="minorEastAsia" w:hAnsiTheme="minorEastAsia" w:cstheme="minorEastAsia" w:hint="eastAsia"/>
          <w:sz w:val="24"/>
        </w:rPr>
        <w:t>PyTorch</w:t>
      </w:r>
      <w:proofErr w:type="spellEnd"/>
      <w:r>
        <w:rPr>
          <w:rFonts w:asciiTheme="minorEastAsia" w:hAnsiTheme="minorEastAsia" w:cstheme="minorEastAsia" w:hint="eastAsia"/>
          <w:sz w:val="24"/>
        </w:rPr>
        <w:t>等等这里就不赘述了。</w:t>
      </w:r>
    </w:p>
    <w:p w14:paraId="6A10073C" w14:textId="54514E5A"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r>
      <w:proofErr w:type="spellStart"/>
      <w:r>
        <w:rPr>
          <w:rFonts w:asciiTheme="minorEastAsia" w:hAnsiTheme="minorEastAsia" w:cstheme="minorEastAsia" w:hint="eastAsia"/>
          <w:sz w:val="24"/>
        </w:rPr>
        <w:t>tensorflow</w:t>
      </w:r>
      <w:proofErr w:type="spellEnd"/>
      <w:r>
        <w:rPr>
          <w:rFonts w:asciiTheme="minorEastAsia" w:hAnsiTheme="minorEastAsia" w:cstheme="minorEastAsia" w:hint="eastAsia"/>
          <w:sz w:val="24"/>
        </w:rPr>
        <w:t>可能是最受欢迎的工具，</w:t>
      </w:r>
      <w:r>
        <w:rPr>
          <w:rFonts w:ascii="Helvetica" w:eastAsia="Helvetica" w:hAnsi="Helvetica" w:cs="Helvetica"/>
          <w:color w:val="333333"/>
          <w:sz w:val="19"/>
          <w:szCs w:val="19"/>
        </w:rPr>
        <w:t> </w:t>
      </w:r>
      <w:proofErr w:type="spellStart"/>
      <w:r>
        <w:rPr>
          <w:rFonts w:asciiTheme="minorEastAsia" w:hAnsiTheme="minorEastAsia" w:cstheme="minorEastAsia"/>
          <w:sz w:val="24"/>
        </w:rPr>
        <w:t>TensorFlow</w:t>
      </w:r>
      <w:proofErr w:type="spellEnd"/>
      <w:r>
        <w:rPr>
          <w:rFonts w:asciiTheme="minorEastAsia" w:hAnsiTheme="minorEastAsia" w:cstheme="minorEastAsia"/>
          <w:sz w:val="24"/>
        </w:rPr>
        <w:t>基于JavaScript，并配备了广泛的工具和社区资源，可简化</w:t>
      </w:r>
      <w:r>
        <w:rPr>
          <w:rFonts w:asciiTheme="minorEastAsia" w:hAnsiTheme="minorEastAsia" w:cstheme="minorEastAsia" w:hint="eastAsia"/>
          <w:sz w:val="24"/>
        </w:rPr>
        <w:t>训练</w:t>
      </w:r>
      <w:r>
        <w:rPr>
          <w:rFonts w:asciiTheme="minorEastAsia" w:hAnsiTheme="minorEastAsia" w:cstheme="minorEastAsia"/>
          <w:sz w:val="24"/>
        </w:rPr>
        <w:t>和部署ML</w:t>
      </w:r>
      <w:r>
        <w:rPr>
          <w:rFonts w:asciiTheme="minorEastAsia" w:hAnsiTheme="minorEastAsia" w:cstheme="minorEastAsia" w:hint="eastAsia"/>
          <w:sz w:val="24"/>
        </w:rPr>
        <w:t>/</w:t>
      </w:r>
      <w:r>
        <w:rPr>
          <w:rFonts w:asciiTheme="minorEastAsia" w:hAnsiTheme="minorEastAsia" w:cstheme="minorEastAsia"/>
          <w:sz w:val="24"/>
        </w:rPr>
        <w:t>DL模型</w:t>
      </w:r>
      <w:r>
        <w:rPr>
          <w:rFonts w:asciiTheme="minorEastAsia" w:hAnsiTheme="minorEastAsia" w:cstheme="minorEastAsia" w:hint="eastAsia"/>
          <w:sz w:val="24"/>
        </w:rPr>
        <w:t>。</w:t>
      </w:r>
      <w:proofErr w:type="spellStart"/>
      <w:r>
        <w:rPr>
          <w:rFonts w:asciiTheme="minorEastAsia" w:hAnsiTheme="minorEastAsia" w:cstheme="minorEastAsia"/>
          <w:sz w:val="24"/>
        </w:rPr>
        <w:t>TensorFlow</w:t>
      </w:r>
      <w:proofErr w:type="spellEnd"/>
      <w:r>
        <w:rPr>
          <w:rFonts w:asciiTheme="minorEastAsia" w:hAnsiTheme="minorEastAsia" w:cstheme="minorEastAsia"/>
          <w:sz w:val="24"/>
        </w:rPr>
        <w:t>需要</w:t>
      </w:r>
      <w:r>
        <w:rPr>
          <w:rFonts w:asciiTheme="minorEastAsia" w:hAnsiTheme="minorEastAsia" w:cstheme="minorEastAsia" w:hint="eastAsia"/>
          <w:sz w:val="24"/>
        </w:rPr>
        <w:t>较大</w:t>
      </w:r>
      <w:ins w:id="153" w:author="Microsoft Office 用户" w:date="2021-04-02T11:54:00Z">
        <w:r w:rsidR="00721E53">
          <w:rPr>
            <w:rFonts w:asciiTheme="minorEastAsia" w:hAnsiTheme="minorEastAsia" w:cstheme="minorEastAsia" w:hint="eastAsia"/>
            <w:sz w:val="24"/>
          </w:rPr>
          <w:t>量的</w:t>
        </w:r>
      </w:ins>
      <w:r>
        <w:rPr>
          <w:rFonts w:asciiTheme="minorEastAsia" w:hAnsiTheme="minorEastAsia" w:cstheme="minorEastAsia"/>
          <w:sz w:val="24"/>
        </w:rPr>
        <w:t>编码</w:t>
      </w:r>
      <w:del w:id="154" w:author="Microsoft Office 用户" w:date="2021-04-02T11:54:00Z">
        <w:r w:rsidDel="00721E53">
          <w:rPr>
            <w:rFonts w:asciiTheme="minorEastAsia" w:hAnsiTheme="minorEastAsia" w:cstheme="minorEastAsia" w:hint="eastAsia"/>
            <w:sz w:val="24"/>
          </w:rPr>
          <w:delText>的量</w:delText>
        </w:r>
      </w:del>
      <w:r>
        <w:rPr>
          <w:rFonts w:asciiTheme="minorEastAsia" w:hAnsiTheme="minorEastAsia" w:cstheme="minorEastAsia"/>
          <w:sz w:val="24"/>
        </w:rPr>
        <w:t>，并且需要使用静态计算图进行操作。因此</w:t>
      </w:r>
      <w:r>
        <w:rPr>
          <w:rFonts w:asciiTheme="minorEastAsia" w:hAnsiTheme="minorEastAsia" w:cstheme="minorEastAsia" w:hint="eastAsia"/>
          <w:sz w:val="24"/>
        </w:rPr>
        <w:t>，</w:t>
      </w:r>
      <w:r>
        <w:rPr>
          <w:rFonts w:asciiTheme="minorEastAsia" w:hAnsiTheme="minorEastAsia" w:cstheme="minorEastAsia"/>
          <w:sz w:val="24"/>
        </w:rPr>
        <w:t>首先需要定义图形，然后运行计算。如果模型架构发生任何更改，则必须重新训练模型。</w:t>
      </w:r>
      <w:proofErr w:type="spellStart"/>
      <w:r>
        <w:rPr>
          <w:rFonts w:asciiTheme="minorEastAsia" w:hAnsiTheme="minorEastAsia" w:cstheme="minorEastAsia"/>
          <w:sz w:val="24"/>
        </w:rPr>
        <w:t>TensorFlow</w:t>
      </w:r>
      <w:proofErr w:type="spellEnd"/>
      <w:r>
        <w:rPr>
          <w:rFonts w:asciiTheme="minorEastAsia" w:hAnsiTheme="minorEastAsia" w:cstheme="minorEastAsia"/>
          <w:sz w:val="24"/>
        </w:rPr>
        <w:t>的优势</w:t>
      </w:r>
      <w:r>
        <w:rPr>
          <w:rFonts w:asciiTheme="minorEastAsia" w:hAnsiTheme="minorEastAsia" w:cstheme="minorEastAsia" w:hint="eastAsia"/>
          <w:sz w:val="24"/>
        </w:rPr>
        <w:t>：</w:t>
      </w:r>
      <w:proofErr w:type="spellStart"/>
      <w:r>
        <w:rPr>
          <w:rFonts w:asciiTheme="minorEastAsia" w:hAnsiTheme="minorEastAsia" w:cstheme="minorEastAsia"/>
          <w:sz w:val="24"/>
        </w:rPr>
        <w:t>TensorFlow</w:t>
      </w:r>
      <w:proofErr w:type="spellEnd"/>
      <w:r>
        <w:rPr>
          <w:rFonts w:asciiTheme="minorEastAsia" w:hAnsiTheme="minorEastAsia" w:cstheme="minorEastAsia"/>
          <w:sz w:val="24"/>
        </w:rPr>
        <w:t>最适合开发DL模型和尝试深度学习架构。它用于数据集成功能，包括输入图，SQL表和图像</w:t>
      </w:r>
      <w:r>
        <w:rPr>
          <w:rFonts w:asciiTheme="minorEastAsia" w:hAnsiTheme="minorEastAsia" w:cstheme="minorEastAsia" w:hint="eastAsia"/>
          <w:sz w:val="24"/>
        </w:rPr>
        <w:t>。</w:t>
      </w:r>
    </w:p>
    <w:p w14:paraId="03F289FA" w14:textId="77777777" w:rsidR="009B2AB4" w:rsidRDefault="008D2BAE">
      <w:pPr>
        <w:pStyle w:val="a6"/>
        <w:widowControl/>
        <w:spacing w:before="63" w:after="63" w:line="360" w:lineRule="auto"/>
        <w:ind w:firstLine="420"/>
        <w:rPr>
          <w:rFonts w:asciiTheme="minorEastAsia" w:hAnsiTheme="minorEastAsia" w:cstheme="minorEastAsia"/>
        </w:rPr>
      </w:pPr>
      <w:proofErr w:type="spellStart"/>
      <w:r>
        <w:rPr>
          <w:rFonts w:asciiTheme="minorEastAsia" w:hAnsiTheme="minorEastAsia" w:cstheme="minorEastAsia" w:hint="eastAsia"/>
        </w:rPr>
        <w:t>PyTorch</w:t>
      </w:r>
      <w:proofErr w:type="spellEnd"/>
      <w:r>
        <w:rPr>
          <w:rFonts w:asciiTheme="minorEastAsia" w:hAnsiTheme="minorEastAsia" w:cstheme="minorEastAsia"/>
        </w:rPr>
        <w:t>基于Torch库，其设计</w:t>
      </w:r>
      <w:r>
        <w:rPr>
          <w:rFonts w:asciiTheme="minorEastAsia" w:hAnsiTheme="minorEastAsia" w:cstheme="minorEastAsia" w:hint="eastAsia"/>
        </w:rPr>
        <w:t>的</w:t>
      </w:r>
      <w:r>
        <w:rPr>
          <w:rFonts w:asciiTheme="minorEastAsia" w:hAnsiTheme="minorEastAsia" w:cstheme="minorEastAsia"/>
        </w:rPr>
        <w:t>主要目的是加快从研究原型到生产部署的整个过程。</w:t>
      </w:r>
      <w:proofErr w:type="spellStart"/>
      <w:r>
        <w:rPr>
          <w:rFonts w:asciiTheme="minorEastAsia" w:hAnsiTheme="minorEastAsia" w:cstheme="minorEastAsia" w:hint="eastAsia"/>
        </w:rPr>
        <w:t>PyTorch</w:t>
      </w:r>
      <w:proofErr w:type="spellEnd"/>
      <w:r>
        <w:rPr>
          <w:rFonts w:asciiTheme="minorEastAsia" w:hAnsiTheme="minorEastAsia" w:cstheme="minorEastAsia" w:hint="eastAsia"/>
        </w:rPr>
        <w:t>不同于</w:t>
      </w:r>
      <w:proofErr w:type="spellStart"/>
      <w:r>
        <w:rPr>
          <w:rFonts w:asciiTheme="minorEastAsia" w:hAnsiTheme="minorEastAsia" w:cstheme="minorEastAsia" w:hint="eastAsia"/>
        </w:rPr>
        <w:t>Tensorflow,PyTorch</w:t>
      </w:r>
      <w:proofErr w:type="spellEnd"/>
      <w:r>
        <w:rPr>
          <w:rFonts w:asciiTheme="minorEastAsia" w:hAnsiTheme="minorEastAsia" w:cstheme="minorEastAsia"/>
        </w:rPr>
        <w:t>使用动态更新的图进行操作，这意味着可以在训练过程中对模型体系结构进行必要的更改。</w:t>
      </w:r>
      <w:proofErr w:type="spellStart"/>
      <w:r>
        <w:rPr>
          <w:rFonts w:asciiTheme="minorEastAsia" w:hAnsiTheme="minorEastAsia" w:cstheme="minorEastAsia"/>
        </w:rPr>
        <w:t>PyTorch</w:t>
      </w:r>
      <w:proofErr w:type="spellEnd"/>
      <w:r>
        <w:rPr>
          <w:rFonts w:asciiTheme="minorEastAsia" w:hAnsiTheme="minorEastAsia" w:cstheme="minorEastAsia"/>
        </w:rPr>
        <w:t>的优势：它非常适合</w:t>
      </w:r>
      <w:r>
        <w:rPr>
          <w:rFonts w:asciiTheme="minorEastAsia" w:hAnsiTheme="minorEastAsia" w:cstheme="minorEastAsia" w:hint="eastAsia"/>
        </w:rPr>
        <w:t>训练</w:t>
      </w:r>
      <w:r>
        <w:rPr>
          <w:rFonts w:asciiTheme="minorEastAsia" w:hAnsiTheme="minorEastAsia" w:cstheme="minorEastAsia"/>
        </w:rPr>
        <w:t>，构建，部署小型项目和原型。它广泛用于深度学习应用程序，例如自然语言处理和计算机视觉。</w:t>
      </w:r>
    </w:p>
    <w:p w14:paraId="0AA3F4FF"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但是本文要介绍另一个深度学习平台——飞浆(</w:t>
      </w:r>
      <w:proofErr w:type="spellStart"/>
      <w:r>
        <w:rPr>
          <w:rFonts w:asciiTheme="minorEastAsia" w:hAnsiTheme="minorEastAsia" w:cstheme="minorEastAsia" w:hint="eastAsia"/>
          <w:sz w:val="24"/>
        </w:rPr>
        <w:t>PaddlePaddle</w:t>
      </w:r>
      <w:proofErr w:type="spellEnd"/>
      <w:r>
        <w:rPr>
          <w:rFonts w:asciiTheme="minorEastAsia" w:hAnsiTheme="minorEastAsia" w:cstheme="minorEastAsia" w:hint="eastAsia"/>
          <w:sz w:val="24"/>
        </w:rPr>
        <w:t>)，它是国内首个也是唯一一个功能完备的开源深度学习平台，基于百度在深度学习领域的长期积累自主研发，并在2016年开源</w:t>
      </w:r>
      <w:r>
        <w:rPr>
          <w:rFonts w:asciiTheme="minorEastAsia" w:hAnsiTheme="minorEastAsia" w:cstheme="minorEastAsia" w:hint="eastAsia"/>
          <w:sz w:val="24"/>
          <w:vertAlign w:val="superscript"/>
        </w:rPr>
        <w:t>[23]</w:t>
      </w:r>
      <w:r>
        <w:rPr>
          <w:rFonts w:asciiTheme="minorEastAsia" w:hAnsiTheme="minorEastAsia" w:cstheme="minorEastAsia" w:hint="eastAsia"/>
          <w:sz w:val="24"/>
        </w:rPr>
        <w:t>。Paddle和</w:t>
      </w:r>
      <w:proofErr w:type="spellStart"/>
      <w:r>
        <w:rPr>
          <w:rFonts w:asciiTheme="minorEastAsia" w:hAnsiTheme="minorEastAsia" w:cstheme="minorEastAsia" w:hint="eastAsia"/>
          <w:sz w:val="24"/>
        </w:rPr>
        <w:t>PyTorch</w:t>
      </w:r>
      <w:proofErr w:type="spellEnd"/>
      <w:r>
        <w:rPr>
          <w:rFonts w:asciiTheme="minorEastAsia" w:hAnsiTheme="minorEastAsia" w:cstheme="minorEastAsia" w:hint="eastAsia"/>
          <w:sz w:val="24"/>
        </w:rPr>
        <w:t>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w:t>
      </w:r>
      <w:proofErr w:type="spellStart"/>
      <w:r>
        <w:rPr>
          <w:rFonts w:asciiTheme="minorEastAsia" w:hAnsiTheme="minorEastAsia" w:cstheme="minorEastAsia" w:hint="eastAsia"/>
          <w:sz w:val="24"/>
        </w:rPr>
        <w:t>PaddleCV</w:t>
      </w:r>
      <w:proofErr w:type="spellEnd"/>
      <w:r>
        <w:rPr>
          <w:rFonts w:asciiTheme="minorEastAsia" w:hAnsiTheme="minorEastAsia" w:cstheme="minorEastAsia" w:hint="eastAsia"/>
          <w:sz w:val="24"/>
        </w:rPr>
        <w:t>)，智能文本处理(</w:t>
      </w:r>
      <w:proofErr w:type="spellStart"/>
      <w:r>
        <w:rPr>
          <w:rFonts w:asciiTheme="minorEastAsia" w:hAnsiTheme="minorEastAsia" w:cstheme="minorEastAsia" w:hint="eastAsia"/>
          <w:sz w:val="24"/>
        </w:rPr>
        <w:t>PaddleNLP</w:t>
      </w:r>
      <w:proofErr w:type="spellEnd"/>
      <w:r>
        <w:rPr>
          <w:rFonts w:asciiTheme="minorEastAsia" w:hAnsiTheme="minorEastAsia" w:cstheme="minorEastAsia" w:hint="eastAsia"/>
          <w:sz w:val="24"/>
        </w:rPr>
        <w:t>)，智能推荐(</w:t>
      </w:r>
      <w:proofErr w:type="spellStart"/>
      <w:r>
        <w:rPr>
          <w:rFonts w:asciiTheme="minorEastAsia" w:hAnsiTheme="minorEastAsia" w:cstheme="minorEastAsia" w:hint="eastAsia"/>
          <w:sz w:val="24"/>
        </w:rPr>
        <w:t>PaddleRec</w:t>
      </w:r>
      <w:proofErr w:type="spellEnd"/>
      <w:r>
        <w:rPr>
          <w:rFonts w:asciiTheme="minorEastAsia" w:hAnsiTheme="minorEastAsia" w:cstheme="minorEastAsia" w:hint="eastAsia"/>
          <w:sz w:val="24"/>
        </w:rPr>
        <w:t>)，智能语音(</w:t>
      </w:r>
      <w:proofErr w:type="spellStart"/>
      <w:r>
        <w:rPr>
          <w:rFonts w:asciiTheme="minorEastAsia" w:hAnsiTheme="minorEastAsia" w:cstheme="minorEastAsia" w:hint="eastAsia"/>
          <w:sz w:val="24"/>
        </w:rPr>
        <w:t>PaddleSpeech</w:t>
      </w:r>
      <w:proofErr w:type="spellEnd"/>
      <w:r>
        <w:rPr>
          <w:rFonts w:asciiTheme="minorEastAsia" w:hAnsiTheme="minorEastAsia" w:cstheme="minorEastAsia" w:hint="eastAsia"/>
          <w:sz w:val="24"/>
        </w:rPr>
        <w:t>)四大领域70多个官方模型，再配合飞浆提供的迁移学习组件(</w:t>
      </w:r>
      <w:proofErr w:type="spellStart"/>
      <w:r>
        <w:rPr>
          <w:rFonts w:asciiTheme="minorEastAsia" w:hAnsiTheme="minorEastAsia" w:cstheme="minorEastAsia" w:hint="eastAsia"/>
          <w:sz w:val="24"/>
        </w:rPr>
        <w:t>PaddleHub</w:t>
      </w:r>
      <w:proofErr w:type="spellEnd"/>
      <w:r>
        <w:rPr>
          <w:rFonts w:asciiTheme="minorEastAsia" w:hAnsiTheme="minorEastAsia" w:cstheme="minorEastAsia" w:hint="eastAsia"/>
          <w:sz w:val="24"/>
        </w:rPr>
        <w:t>)，开发者可以更好的将预训练模型应用到自己的细分场景。</w:t>
      </w:r>
    </w:p>
    <w:p w14:paraId="4EFA7E74"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lastRenderedPageBreak/>
        <w:tab/>
        <w:t>本文将基于</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-PM数据集，Paddle深度学习框架，将几个图像分类领域非常经典的卷积神经网络应用到</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-PM数据集上以解决图像分类的问题，网络分别是</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，VGG，</w:t>
      </w:r>
      <w:proofErr w:type="spellStart"/>
      <w:r>
        <w:rPr>
          <w:rFonts w:asciiTheme="minorEastAsia" w:hAnsiTheme="minorEastAsia" w:cstheme="minorEastAsia" w:hint="eastAsia"/>
          <w:sz w:val="24"/>
        </w:rPr>
        <w:t>GoogleNet</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ResNet</w:t>
      </w:r>
      <w:proofErr w:type="spellEnd"/>
      <w:r>
        <w:rPr>
          <w:rFonts w:asciiTheme="minorEastAsia" w:hAnsiTheme="minorEastAsia" w:cstheme="minorEastAsia" w:hint="eastAsia"/>
          <w:sz w:val="24"/>
        </w:rPr>
        <w:t>。</w:t>
      </w:r>
    </w:p>
    <w:p w14:paraId="7AD1FB3C" w14:textId="77777777" w:rsidR="009B2AB4" w:rsidRDefault="008D2BAE">
      <w:pPr>
        <w:pStyle w:val="2"/>
        <w:numPr>
          <w:ilvl w:val="1"/>
          <w:numId w:val="1"/>
        </w:numPr>
        <w:ind w:firstLineChars="0"/>
      </w:pPr>
      <w:bookmarkStart w:id="155" w:name="_Toc20848"/>
      <w:proofErr w:type="spellStart"/>
      <w:r>
        <w:rPr>
          <w:rFonts w:hint="eastAsia"/>
        </w:rPr>
        <w:t>iChallenge</w:t>
      </w:r>
      <w:proofErr w:type="spellEnd"/>
      <w:r>
        <w:rPr>
          <w:rFonts w:hint="eastAsia"/>
        </w:rPr>
        <w:t>-PM</w:t>
      </w:r>
      <w:r>
        <w:rPr>
          <w:rFonts w:hint="eastAsia"/>
        </w:rPr>
        <w:t>数据集</w:t>
      </w:r>
      <w:bookmarkEnd w:id="155"/>
    </w:p>
    <w:p w14:paraId="64A0177E" w14:textId="77777777" w:rsidR="009B2AB4" w:rsidRDefault="009B2AB4"/>
    <w:p w14:paraId="6CB22FC9"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目前由于缺乏高质量的数据，用于解释眼科成像的算法的开发面临着巨大的挑战，其中数据标签不正确且没有精细的注释会成为研究人员训练高效算法的绊脚石。</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-PM数据集是百度大脑和中大眼科中心联合举办的</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比赛所提供的数据，其中有一项数据是关于病理性近视(Pathologic Myopia，简称:PM)疾病的，也就是</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-PM。设置</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的目的是共享高质量的眼科标注和注释成像数据，以加强不同研究人员之间的交流，促进人工智能辅佐医疗诊断和图像自动分割算法的开发。人工智能有望帮助眼科医生阅读眼科图像。</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-PM数据集中有病理性近视患者的照片也有非病理性的近视患者照片，图片的标签已经蕴含其文件名中：</w:t>
      </w:r>
    </w:p>
    <w:p w14:paraId="0AE02B42"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·病理性近视(PM):P字开头的文件；</w:t>
      </w:r>
    </w:p>
    <w:p w14:paraId="54E8328E"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·非病理性近视(non-PM):</w:t>
      </w:r>
    </w:p>
    <w:p w14:paraId="6AE85889" w14:textId="77777777" w:rsidR="009B2AB4" w:rsidRDefault="008D2BAE">
      <w:pPr>
        <w:numPr>
          <w:ilvl w:val="0"/>
          <w:numId w:val="4"/>
        </w:numPr>
        <w:tabs>
          <w:tab w:val="clear" w:pos="420"/>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高度近视(</w:t>
      </w:r>
      <w:proofErr w:type="spellStart"/>
      <w:r>
        <w:rPr>
          <w:rFonts w:asciiTheme="minorEastAsia" w:hAnsiTheme="minorEastAsia" w:cstheme="minorEastAsia" w:hint="eastAsia"/>
          <w:sz w:val="24"/>
        </w:rPr>
        <w:t>hight</w:t>
      </w:r>
      <w:proofErr w:type="spellEnd"/>
      <w:r>
        <w:rPr>
          <w:rFonts w:asciiTheme="minorEastAsia" w:hAnsiTheme="minorEastAsia" w:cstheme="minorEastAsia" w:hint="eastAsia"/>
          <w:sz w:val="24"/>
        </w:rPr>
        <w:t xml:space="preserve"> myopia):H字开头的文件；</w:t>
      </w:r>
    </w:p>
    <w:p w14:paraId="6E996FA3" w14:textId="77777777" w:rsidR="009B2AB4" w:rsidRDefault="008D2BAE">
      <w:pPr>
        <w:numPr>
          <w:ilvl w:val="0"/>
          <w:numId w:val="5"/>
        </w:numPr>
        <w:tabs>
          <w:tab w:val="clear" w:pos="420"/>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正常眼睛(normal):N字开头的文件。</w:t>
      </w:r>
    </w:p>
    <w:p w14:paraId="0F5CA166"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我们将病理性近视患者的照片作为正例，标签为1，非病理性患者的照片作为负例，标签为0，从数据集中选取三张照片显示出来如</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_Ref24437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17</w:t>
      </w:r>
      <w:r>
        <w:rPr>
          <w:rFonts w:hint="eastAsia"/>
        </w:rPr>
        <w:t xml:space="preserve"> </w:t>
      </w:r>
      <w:proofErr w:type="spellStart"/>
      <w:r>
        <w:rPr>
          <w:rFonts w:hint="eastAsia"/>
        </w:rPr>
        <w:t>iChallenge</w:t>
      </w:r>
      <w:proofErr w:type="spellEnd"/>
      <w:r>
        <w:rPr>
          <w:rFonts w:hint="eastAsia"/>
        </w:rPr>
        <w:t>-PM</w:t>
      </w:r>
      <w:r>
        <w:rPr>
          <w:rFonts w:hint="eastAsia"/>
        </w:rPr>
        <w:t>数据集</w:t>
      </w:r>
      <w:r>
        <w:rPr>
          <w:rFonts w:asciiTheme="minorEastAsia" w:hAnsiTheme="minorEastAsia" w:cstheme="minorEastAsia" w:hint="eastAsia"/>
          <w:sz w:val="24"/>
        </w:rPr>
        <w:fldChar w:fldCharType="end"/>
      </w:r>
      <w:r>
        <w:rPr>
          <w:rFonts w:asciiTheme="minorEastAsia" w:hAnsiTheme="minorEastAsia" w:cstheme="minorEastAsia" w:hint="eastAsia"/>
          <w:sz w:val="24"/>
        </w:rPr>
        <w:t>，并且读取照片的形状，约为</w:t>
      </w:r>
      <m:oMath>
        <m:r>
          <m:rPr>
            <m:sty m:val="p"/>
          </m:rPr>
          <w:rPr>
            <w:rFonts w:ascii="Cambria Math" w:hAnsi="Cambria Math" w:cstheme="minorEastAsia"/>
            <w:sz w:val="24"/>
          </w:rPr>
          <m:t>2000×2000</m:t>
        </m:r>
      </m:oMath>
      <w:r>
        <w:rPr>
          <w:rFonts w:asciiTheme="minorEastAsia" w:hAnsiTheme="minorEastAsia" w:cstheme="minorEastAsia" w:hint="eastAsia"/>
          <w:sz w:val="24"/>
        </w:rPr>
        <w:t>。</w:t>
      </w:r>
    </w:p>
    <w:p w14:paraId="6FA89028" w14:textId="77777777" w:rsidR="009B2AB4" w:rsidRDefault="009B2AB4">
      <w:pPr>
        <w:tabs>
          <w:tab w:val="left" w:pos="312"/>
        </w:tabs>
        <w:spacing w:line="360" w:lineRule="auto"/>
        <w:rPr>
          <w:rFonts w:asciiTheme="minorEastAsia" w:hAnsiTheme="minorEastAsia" w:cstheme="minorEastAsia"/>
          <w:sz w:val="24"/>
        </w:rPr>
      </w:pPr>
    </w:p>
    <w:p w14:paraId="30AF4106" w14:textId="77777777" w:rsidR="009B2AB4" w:rsidRDefault="008D2BAE">
      <w:pPr>
        <w:tabs>
          <w:tab w:val="left" w:pos="312"/>
        </w:tabs>
        <w:jc w:val="center"/>
        <w:rPr>
          <w:rFonts w:asciiTheme="minorEastAsia" w:hAnsiTheme="minorEastAsia" w:cstheme="minorEastAsia"/>
          <w:sz w:val="24"/>
        </w:rPr>
      </w:pPr>
      <w:r>
        <w:rPr>
          <w:rFonts w:asciiTheme="minorEastAsia" w:hAnsiTheme="minorEastAsia" w:cstheme="minorEastAsia"/>
          <w:noProof/>
          <w:sz w:val="24"/>
        </w:rPr>
        <w:drawing>
          <wp:inline distT="0" distB="0" distL="114300" distR="114300" wp14:anchorId="64AEC9BC" wp14:editId="207E1BC6">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5"/>
                    <a:stretch>
                      <a:fillRect/>
                    </a:stretch>
                  </pic:blipFill>
                  <pic:spPr>
                    <a:xfrm>
                      <a:off x="0" y="0"/>
                      <a:ext cx="4171950" cy="1332865"/>
                    </a:xfrm>
                    <a:prstGeom prst="rect">
                      <a:avLst/>
                    </a:prstGeom>
                  </pic:spPr>
                </pic:pic>
              </a:graphicData>
            </a:graphic>
          </wp:inline>
        </w:drawing>
      </w:r>
    </w:p>
    <w:p w14:paraId="4E5E4BA3" w14:textId="77777777" w:rsidR="009B2AB4" w:rsidRDefault="008D2BAE">
      <w:pPr>
        <w:pStyle w:val="a3"/>
        <w:tabs>
          <w:tab w:val="left" w:pos="312"/>
        </w:tabs>
        <w:jc w:val="center"/>
      </w:pPr>
      <w:bookmarkStart w:id="156" w:name="_Ref24437"/>
      <w:r>
        <w:t>图</w:t>
      </w:r>
      <w:r>
        <w:t xml:space="preserve"> </w:t>
      </w:r>
      <w:r>
        <w:fldChar w:fldCharType="begin"/>
      </w:r>
      <w:r>
        <w:instrText xml:space="preserve"> SEQ </w:instrText>
      </w:r>
      <w:r>
        <w:instrText>图</w:instrText>
      </w:r>
      <w:r>
        <w:instrText xml:space="preserve"> \* ARABIC </w:instrText>
      </w:r>
      <w:r>
        <w:fldChar w:fldCharType="separate"/>
      </w:r>
      <w:r>
        <w:t>17</w:t>
      </w:r>
      <w:r>
        <w:fldChar w:fldCharType="end"/>
      </w:r>
      <w:r>
        <w:rPr>
          <w:rFonts w:hint="eastAsia"/>
        </w:rPr>
        <w:t xml:space="preserve"> </w:t>
      </w:r>
      <w:proofErr w:type="spellStart"/>
      <w:r>
        <w:rPr>
          <w:rFonts w:hint="eastAsia"/>
        </w:rPr>
        <w:t>iChallenge</w:t>
      </w:r>
      <w:proofErr w:type="spellEnd"/>
      <w:r>
        <w:rPr>
          <w:rFonts w:hint="eastAsia"/>
        </w:rPr>
        <w:t>-PM</w:t>
      </w:r>
      <w:r>
        <w:rPr>
          <w:rFonts w:hint="eastAsia"/>
        </w:rPr>
        <w:t>数据集</w:t>
      </w:r>
      <w:bookmarkEnd w:id="156"/>
    </w:p>
    <w:p w14:paraId="1288787F" w14:textId="77777777" w:rsidR="009B2AB4" w:rsidRDefault="009B2AB4"/>
    <w:p w14:paraId="1883502B" w14:textId="77777777" w:rsidR="009B2AB4" w:rsidRDefault="008D2BAE">
      <w:pPr>
        <w:pStyle w:val="2"/>
        <w:numPr>
          <w:ilvl w:val="1"/>
          <w:numId w:val="1"/>
        </w:numPr>
        <w:ind w:firstLineChars="0"/>
      </w:pPr>
      <w:bookmarkStart w:id="157" w:name="_Ref23935"/>
      <w:bookmarkStart w:id="158" w:name="_Toc4885"/>
      <w:proofErr w:type="spellStart"/>
      <w:r>
        <w:rPr>
          <w:rFonts w:hint="eastAsia"/>
        </w:rPr>
        <w:lastRenderedPageBreak/>
        <w:t>LeNet</w:t>
      </w:r>
      <w:proofErr w:type="spellEnd"/>
      <w:r>
        <w:rPr>
          <w:rFonts w:hint="eastAsia"/>
        </w:rPr>
        <w:t>应用于眼疾数据</w:t>
      </w:r>
      <w:proofErr w:type="spellStart"/>
      <w:r>
        <w:rPr>
          <w:rFonts w:hint="eastAsia"/>
        </w:rPr>
        <w:t>iChallenge</w:t>
      </w:r>
      <w:proofErr w:type="spellEnd"/>
      <w:r>
        <w:rPr>
          <w:rFonts w:hint="eastAsia"/>
        </w:rPr>
        <w:t>-PM</w:t>
      </w:r>
      <w:bookmarkEnd w:id="157"/>
      <w:bookmarkEnd w:id="158"/>
    </w:p>
    <w:p w14:paraId="00A745A9" w14:textId="77777777" w:rsidR="009B2AB4" w:rsidRDefault="009B2AB4"/>
    <w:p w14:paraId="2C28152D" w14:textId="77777777" w:rsidR="009B2AB4" w:rsidRDefault="008D2BAE">
      <w:pPr>
        <w:tabs>
          <w:tab w:val="left" w:pos="312"/>
        </w:tabs>
        <w:spacing w:line="360" w:lineRule="auto"/>
        <w:rPr>
          <w:rFonts w:hAnsi="Cambria Math" w:cstheme="minorEastAsia"/>
          <w:sz w:val="24"/>
        </w:rPr>
      </w:pPr>
      <w:r>
        <w:rPr>
          <w:rFonts w:asciiTheme="minorEastAsia" w:hAnsiTheme="minorEastAsia" w:cstheme="minorEastAsia" w:hint="eastAsia"/>
          <w:sz w:val="24"/>
        </w:rPr>
        <w:tab/>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是最早的卷积神经网络之一，因为在手写数据集上出色的表现使它一战成名。本文使用</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不包括输入一共有七层，和LeNet-5的结构类似。下面详细介绍各层参数。考虑到眼疾数据集的照片尺寸比较大，本文对数据进行压缩处理，将每张图片压缩到</w:t>
      </w:r>
      <m:oMath>
        <m:r>
          <m:rPr>
            <m:sty m:val="p"/>
          </m:rPr>
          <w:rPr>
            <w:rFonts w:ascii="Cambria Math" w:hAnsi="Cambria Math" w:cstheme="minorEastAsia"/>
            <w:sz w:val="24"/>
          </w:rPr>
          <m:t>224×224</m:t>
        </m:r>
      </m:oMath>
      <w:r>
        <w:rPr>
          <w:rFonts w:hAnsi="Cambria Math" w:cstheme="minorEastAsia" w:hint="eastAsia"/>
          <w:sz w:val="24"/>
        </w:rPr>
        <w:t>，并将像素值调整至</w:t>
      </w:r>
      <m:oMath>
        <m:r>
          <m:rPr>
            <m:sty m:val="p"/>
          </m:rPr>
          <w:rPr>
            <w:rFonts w:ascii="Cambria Math" w:hAnsi="Cambria Math" w:cstheme="minorEastAsia"/>
            <w:sz w:val="24"/>
          </w:rPr>
          <m:t>-1</m:t>
        </m:r>
      </m:oMath>
      <w:r>
        <w:rPr>
          <w:rFonts w:hAnsi="Cambria Math" w:cstheme="minorEastAsia" w:hint="eastAsia"/>
          <w:sz w:val="24"/>
        </w:rPr>
        <w:t>至</w:t>
      </w:r>
      <m:oMath>
        <m:r>
          <m:rPr>
            <m:sty m:val="p"/>
          </m:rPr>
          <w:rPr>
            <w:rFonts w:ascii="Cambria Math" w:hAnsi="Cambria Math" w:cstheme="minorEastAsia"/>
            <w:sz w:val="24"/>
          </w:rPr>
          <m:t>1</m:t>
        </m:r>
      </m:oMath>
      <w:r>
        <w:rPr>
          <w:rFonts w:hAnsi="Cambria Math" w:cstheme="minorEastAsia" w:hint="eastAsia"/>
          <w:sz w:val="24"/>
        </w:rPr>
        <w:t>之间，下面所有网络的输入都是基于此形状。</w:t>
      </w:r>
    </w:p>
    <w:p w14:paraId="18C11C58" w14:textId="77777777" w:rsidR="009B2AB4" w:rsidRDefault="008D2BAE" w:rsidP="00FA7F01">
      <w:pPr>
        <w:widowControl/>
        <w:shd w:val="clear" w:color="auto" w:fill="FFFFFE"/>
        <w:spacing w:line="360" w:lineRule="auto"/>
        <w:rPr>
          <w:rFonts w:asciiTheme="minorEastAsia" w:hAnsiTheme="minorEastAsia" w:cstheme="minorEastAsia"/>
          <w:sz w:val="24"/>
        </w:rPr>
        <w:pPrChange w:id="159" w:author="Microsoft Office 用户" w:date="2021-04-02T11:57:00Z">
          <w:pPr>
            <w:widowControl/>
            <w:shd w:val="clear" w:color="auto" w:fill="FFFFFE"/>
            <w:spacing w:line="360" w:lineRule="auto"/>
            <w:jc w:val="left"/>
          </w:pPr>
        </w:pPrChange>
      </w:pPr>
      <w:r>
        <w:rPr>
          <w:rFonts w:hAnsi="Cambria Math" w:cstheme="minorEastAsia" w:hint="eastAsia"/>
          <w:sz w:val="24"/>
        </w:rPr>
        <w:tab/>
      </w:r>
      <w:r>
        <w:rPr>
          <w:rFonts w:hAnsi="Cambria Math" w:cstheme="minorEastAsia" w:hint="eastAsia"/>
          <w:sz w:val="24"/>
        </w:rPr>
        <w:t>网络结构如</w:t>
      </w:r>
      <w:r>
        <w:rPr>
          <w:rFonts w:hAnsi="Cambria Math" w:cstheme="minorEastAsia" w:hint="eastAsia"/>
          <w:sz w:val="24"/>
        </w:rPr>
        <w:fldChar w:fldCharType="begin"/>
      </w:r>
      <w:r>
        <w:rPr>
          <w:rFonts w:hAnsi="Cambria Math" w:cstheme="minorEastAsia" w:hint="eastAsia"/>
          <w:sz w:val="24"/>
        </w:rPr>
        <w:instrText xml:space="preserve"> REF _Ref16768 \h </w:instrText>
      </w:r>
      <w:r>
        <w:rPr>
          <w:rFonts w:hAnsi="Cambria Math" w:cstheme="minorEastAsia" w:hint="eastAsia"/>
          <w:sz w:val="24"/>
        </w:rPr>
      </w:r>
      <w:r>
        <w:rPr>
          <w:rFonts w:hAnsi="Cambria Math" w:cstheme="minorEastAsia" w:hint="eastAsia"/>
          <w:sz w:val="24"/>
        </w:rPr>
        <w:fldChar w:fldCharType="separate"/>
      </w:r>
      <w:r>
        <w:t>图</w:t>
      </w:r>
      <w:r>
        <w:t xml:space="preserve"> 19</w:t>
      </w:r>
      <w:r>
        <w:rPr>
          <w:rFonts w:hint="eastAsia"/>
        </w:rPr>
        <w:t xml:space="preserve"> LeNet-5</w:t>
      </w:r>
      <w:r>
        <w:rPr>
          <w:rFonts w:hint="eastAsia"/>
        </w:rPr>
        <w:t>网络结构</w:t>
      </w:r>
      <w:r>
        <w:rPr>
          <w:rFonts w:hAnsi="Cambria Math" w:cstheme="minorEastAsia" w:hint="eastAsia"/>
          <w:sz w:val="24"/>
        </w:rPr>
        <w:fldChar w:fldCharType="end"/>
      </w:r>
      <w:r>
        <w:rPr>
          <w:rFonts w:hAnsi="Cambria Math" w:cstheme="minorEastAsia" w:hint="eastAsia"/>
          <w:sz w:val="24"/>
        </w:rPr>
        <w:t>所示。</w:t>
      </w:r>
      <w:r>
        <w:rPr>
          <w:rFonts w:asciiTheme="minorEastAsia" w:hAnsiTheme="minorEastAsia" w:cstheme="minorEastAsia" w:hint="eastAsia"/>
          <w:sz w:val="24"/>
        </w:rPr>
        <w:t>第一层卷积，输入向量维度</w:t>
      </w:r>
      <m:oMath>
        <m:r>
          <m:rPr>
            <m:sty m:val="p"/>
          </m:rPr>
          <w:rPr>
            <w:rFonts w:ascii="Cambria Math" w:hAnsi="Cambria Math" w:cstheme="minorEastAsia"/>
            <w:sz w:val="24"/>
          </w:rPr>
          <m:t>224</m:t>
        </m:r>
        <m:r>
          <m:rPr>
            <m:sty m:val="p"/>
          </m:rPr>
          <w:rPr>
            <w:rFonts w:ascii="Cambria Math" w:hAnsi="Cambria Math" w:cstheme="minorEastAsia" w:hint="eastAsia"/>
            <w:sz w:val="24"/>
          </w:rPr>
          <m:t>×</m:t>
        </m:r>
        <m:r>
          <m:rPr>
            <m:sty m:val="p"/>
          </m:rPr>
          <w:rPr>
            <w:rFonts w:ascii="Cambria Math" w:hAnsi="Cambria Math" w:cstheme="minorEastAsia"/>
            <w:sz w:val="24"/>
          </w:rPr>
          <m:t>224</m:t>
        </m:r>
      </m:oMath>
      <w:r>
        <w:rPr>
          <w:rFonts w:asciiTheme="minorEastAsia" w:hAnsiTheme="minorEastAsia" w:cstheme="minorEastAsia" w:hint="eastAsia"/>
          <w:sz w:val="24"/>
        </w:rPr>
        <w:t>，输入图片的数字通道为3，卷积核大小</w:t>
      </w:r>
      <m:oMath>
        <m:r>
          <m:rPr>
            <m:sty m:val="p"/>
          </m:rPr>
          <w:rPr>
            <w:rFonts w:ascii="Cambria Math" w:hAnsi="Cambria Math" w:cstheme="minorEastAsia"/>
            <w:sz w:val="24"/>
          </w:rPr>
          <m:t>5</m:t>
        </m:r>
        <m:r>
          <m:rPr>
            <m:sty m:val="p"/>
          </m:rPr>
          <w:rPr>
            <w:rFonts w:ascii="Cambria Math" w:hAnsi="Cambria Math" w:cstheme="minorEastAsia" w:hint="eastAsia"/>
            <w:sz w:val="24"/>
          </w:rPr>
          <m:t>×</m:t>
        </m:r>
        <m:r>
          <m:rPr>
            <m:sty m:val="p"/>
          </m:rPr>
          <w:rPr>
            <w:rFonts w:ascii="Cambria Math" w:hAnsi="Cambria Math" w:cstheme="minorEastAsia"/>
            <w:sz w:val="24"/>
          </w:rPr>
          <m:t>5</m:t>
        </m:r>
      </m:oMath>
      <w:r>
        <w:rPr>
          <w:rFonts w:asciiTheme="minorEastAsia" w:hAnsiTheme="minorEastAsia" w:cstheme="minorEastAsia" w:hint="eastAsia"/>
          <w:sz w:val="24"/>
        </w:rPr>
        <w:t>，6个卷积核，步长默认为1，激活函数统一是Sigmoid。第二层池化层使用最大池化方法，采样区域</w:t>
      </w:r>
      <m:oMath>
        <m:r>
          <m:rPr>
            <m:sty m:val="p"/>
          </m:rPr>
          <w:rPr>
            <w:rFonts w:ascii="Cambria Math" w:hAnsi="Cambria Math" w:cstheme="minorEastAsia"/>
            <w:sz w:val="24"/>
          </w:rPr>
          <m:t>2</m:t>
        </m:r>
        <m:r>
          <m:rPr>
            <m:sty m:val="p"/>
          </m:rPr>
          <w:rPr>
            <w:rFonts w:ascii="Cambria Math" w:hAnsi="Cambria Math" w:cstheme="minorEastAsia" w:hint="eastAsia"/>
            <w:sz w:val="24"/>
          </w:rPr>
          <m:t>×</m:t>
        </m:r>
        <m:r>
          <m:rPr>
            <m:sty m:val="p"/>
          </m:rPr>
          <w:rPr>
            <w:rFonts w:ascii="Cambria Math" w:hAnsi="Cambria Math" w:cstheme="minorEastAsia"/>
            <w:sz w:val="24"/>
          </w:rPr>
          <m:t>2</m:t>
        </m:r>
      </m:oMath>
      <w:r>
        <w:rPr>
          <w:rFonts w:asciiTheme="minorEastAsia" w:hAnsiTheme="minorEastAsia" w:cstheme="minorEastAsia" w:hint="eastAsia"/>
          <w:sz w:val="24"/>
        </w:rPr>
        <w:t>，步长设置为2。第三层卷积层数字通道为6，16个卷积核，卷积核大小</w:t>
      </w:r>
      <m:oMath>
        <m:r>
          <m:rPr>
            <m:sty m:val="p"/>
          </m:rPr>
          <w:rPr>
            <w:rFonts w:ascii="Cambria Math" w:hAnsi="Cambria Math" w:cstheme="minorEastAsia"/>
            <w:sz w:val="24"/>
          </w:rPr>
          <m:t>5</m:t>
        </m:r>
        <m:r>
          <m:rPr>
            <m:sty m:val="p"/>
          </m:rPr>
          <w:rPr>
            <w:rFonts w:ascii="Cambria Math" w:hAnsi="Cambria Math" w:cstheme="minorEastAsia" w:hint="eastAsia"/>
            <w:sz w:val="24"/>
          </w:rPr>
          <m:t>×</m:t>
        </m:r>
        <m:r>
          <m:rPr>
            <m:sty m:val="p"/>
          </m:rPr>
          <w:rPr>
            <w:rFonts w:ascii="Cambria Math" w:hAnsi="Cambria Math" w:cstheme="minorEastAsia"/>
            <w:sz w:val="24"/>
          </w:rPr>
          <m:t>5</m:t>
        </m:r>
      </m:oMath>
      <w:r>
        <w:rPr>
          <w:rFonts w:asciiTheme="minorEastAsia" w:hAnsiTheme="minorEastAsia" w:cstheme="minorEastAsia" w:hint="eastAsia"/>
          <w:sz w:val="24"/>
        </w:rPr>
        <w:t>。第四层最大池化，参数和第二层池化相同。第五层卷积层，数字通道对应上一卷积层的16卷积核设置为16，120个卷积核，卷积大小为</w:t>
      </w:r>
      <m:oMath>
        <m:r>
          <m:rPr>
            <m:sty m:val="p"/>
          </m:rPr>
          <w:rPr>
            <w:rFonts w:ascii="Cambria Math" w:hAnsi="Cambria Math" w:cstheme="minorEastAsia"/>
            <w:sz w:val="24"/>
          </w:rPr>
          <m:t>4</m:t>
        </m:r>
        <m:r>
          <m:rPr>
            <m:sty m:val="p"/>
          </m:rPr>
          <w:rPr>
            <w:rFonts w:ascii="Cambria Math" w:hAnsi="Cambria Math" w:cstheme="minorEastAsia" w:hint="eastAsia"/>
            <w:sz w:val="24"/>
          </w:rPr>
          <m:t>×</m:t>
        </m:r>
        <m:r>
          <m:rPr>
            <m:sty m:val="p"/>
          </m:rPr>
          <w:rPr>
            <w:rFonts w:ascii="Cambria Math" w:hAnsi="Cambria Math" w:cstheme="minorEastAsia"/>
            <w:sz w:val="24"/>
          </w:rPr>
          <m:t>4</m:t>
        </m:r>
      </m:oMath>
      <w:r>
        <w:rPr>
          <w:rFonts w:asciiTheme="minorEastAsia" w:hAnsiTheme="minorEastAsia" w:cstheme="minorEastAsia" w:hint="eastAsia"/>
          <w:sz w:val="24"/>
        </w:rPr>
        <w:t>。那么第五层的输出神经元数量将是</w:t>
      </w:r>
      <m:oMath>
        <m:r>
          <m:rPr>
            <m:sty m:val="p"/>
          </m:rPr>
          <w:rPr>
            <w:rFonts w:ascii="Cambria Math" w:hAnsi="Cambria Math" w:cstheme="minorEastAsia"/>
            <w:sz w:val="24"/>
          </w:rPr>
          <m:t>(53-4+1)*(53-4+1)*120=300000</m:t>
        </m:r>
      </m:oMath>
      <w:r>
        <w:rPr>
          <w:rFonts w:hAnsi="Cambria Math" w:cstheme="minorEastAsia" w:hint="eastAsia"/>
          <w:sz w:val="24"/>
        </w:rPr>
        <w:t>，</w:t>
      </w:r>
      <w:r>
        <w:rPr>
          <w:rFonts w:asciiTheme="minorEastAsia" w:hAnsiTheme="minorEastAsia" w:cstheme="minorEastAsia" w:hint="eastAsia"/>
          <w:sz w:val="24"/>
        </w:rPr>
        <w:t>第六层全连接层，输入的向量维度既为</w:t>
      </w:r>
      <m:oMath>
        <m:r>
          <m:rPr>
            <m:sty m:val="p"/>
          </m:rPr>
          <w:rPr>
            <w:rFonts w:ascii="Cambria Math" w:hAnsi="Cambria Math" w:cstheme="minorEastAsia"/>
            <w:sz w:val="24"/>
          </w:rPr>
          <m:t>300000</m:t>
        </m:r>
      </m:oMath>
      <w:r>
        <w:rPr>
          <w:rFonts w:asciiTheme="minorEastAsia" w:hAnsiTheme="minorEastAsia" w:cstheme="minorEastAsia" w:hint="eastAsia"/>
          <w:sz w:val="24"/>
        </w:rPr>
        <w:t>，输出维度64，第七层全连接层，输入维度64，输出维度为1。一共设置5轮训练，每轮的</w:t>
      </w:r>
      <w:proofErr w:type="spellStart"/>
      <w:r>
        <w:rPr>
          <w:rFonts w:asciiTheme="minorEastAsia" w:hAnsiTheme="minorEastAsia" w:cstheme="minorEastAsia" w:hint="eastAsia"/>
          <w:sz w:val="24"/>
        </w:rPr>
        <w:t>batch_size</w:t>
      </w:r>
      <w:proofErr w:type="spellEnd"/>
      <w:r>
        <w:rPr>
          <w:rFonts w:asciiTheme="minorEastAsia" w:hAnsiTheme="minorEastAsia" w:cstheme="minorEastAsia" w:hint="eastAsia"/>
          <w:sz w:val="24"/>
        </w:rPr>
        <w:t>设置为10。经过训练，</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在</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-PM数据集上的表现并不理想，准确率在52.75%左右，loss始终维持在69.18%左右无法下降，即使增大训练轮数也无济于事。经实验，相近的参数配置,</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在手写数据集上的准确率能达到92.99%，loss在24.33%左右。对比手写数据集的输入，是</w:t>
      </w:r>
      <m:oMath>
        <m:r>
          <m:rPr>
            <m:sty m:val="p"/>
          </m:rPr>
          <w:rPr>
            <w:rFonts w:ascii="Cambria Math" w:hAnsi="Cambria Math" w:cstheme="minorEastAsia"/>
            <w:sz w:val="24"/>
          </w:rPr>
          <m:t>28</m:t>
        </m:r>
        <m:r>
          <m:rPr>
            <m:sty m:val="p"/>
          </m:rPr>
          <w:rPr>
            <w:rFonts w:ascii="Cambria Math" w:hAnsi="Cambria Math" w:cstheme="minorEastAsia" w:hint="eastAsia"/>
            <w:sz w:val="24"/>
          </w:rPr>
          <m:t>×</m:t>
        </m:r>
        <m:r>
          <m:rPr>
            <m:sty m:val="p"/>
          </m:rPr>
          <w:rPr>
            <w:rFonts w:ascii="Cambria Math" w:hAnsi="Cambria Math" w:cstheme="minorEastAsia"/>
            <w:sz w:val="24"/>
          </w:rPr>
          <m:t>28</m:t>
        </m:r>
      </m:oMath>
      <w:r>
        <w:rPr>
          <w:rFonts w:asciiTheme="minorEastAsia" w:hAnsiTheme="minorEastAsia" w:cstheme="minorEastAsia" w:hint="eastAsia"/>
          <w:sz w:val="24"/>
        </w:rPr>
        <w:t>，而本例的输入维度是</w:t>
      </w:r>
      <m:oMath>
        <m:r>
          <m:rPr>
            <m:sty m:val="p"/>
          </m:rPr>
          <w:rPr>
            <w:rFonts w:ascii="Cambria Math" w:hAnsi="Cambria Math" w:cstheme="minorEastAsia"/>
            <w:sz w:val="24"/>
          </w:rPr>
          <m:t>224</m:t>
        </m:r>
        <m:r>
          <m:rPr>
            <m:sty m:val="p"/>
          </m:rPr>
          <w:rPr>
            <w:rFonts w:ascii="Cambria Math" w:hAnsi="Cambria Math" w:cstheme="minorEastAsia" w:hint="eastAsia"/>
            <w:sz w:val="24"/>
          </w:rPr>
          <m:t>×</m:t>
        </m:r>
        <m:r>
          <m:rPr>
            <m:sty m:val="p"/>
          </m:rPr>
          <w:rPr>
            <w:rFonts w:ascii="Cambria Math" w:hAnsi="Cambria Math" w:cstheme="minorEastAsia"/>
            <w:sz w:val="24"/>
          </w:rPr>
          <m:t>224</m:t>
        </m:r>
      </m:oMath>
      <w:r>
        <w:rPr>
          <w:rFonts w:asciiTheme="minorEastAsia" w:hAnsiTheme="minorEastAsia" w:cstheme="minorEastAsia" w:hint="eastAsia"/>
          <w:sz w:val="24"/>
        </w:rPr>
        <w:t>，说明</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面对图片尺寸较大的情况时，在分类任务上存在一定的局限性。</w:t>
      </w:r>
    </w:p>
    <w:p w14:paraId="43691567" w14:textId="77777777" w:rsidR="009B2AB4" w:rsidRDefault="008D2BAE">
      <w:pPr>
        <w:widowControl/>
        <w:shd w:val="clear" w:color="auto" w:fill="FFFFFE"/>
        <w:spacing w:line="285" w:lineRule="atLeast"/>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20FC32AE" wp14:editId="0630F616">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6"/>
                    <a:stretch>
                      <a:fillRect/>
                    </a:stretch>
                  </pic:blipFill>
                  <pic:spPr>
                    <a:xfrm>
                      <a:off x="0" y="0"/>
                      <a:ext cx="4861560" cy="1440180"/>
                    </a:xfrm>
                    <a:prstGeom prst="rect">
                      <a:avLst/>
                    </a:prstGeom>
                  </pic:spPr>
                </pic:pic>
              </a:graphicData>
            </a:graphic>
          </wp:inline>
        </w:drawing>
      </w:r>
    </w:p>
    <w:p w14:paraId="3166DFCE" w14:textId="77777777" w:rsidR="009B2AB4" w:rsidRDefault="008D2BAE">
      <w:pPr>
        <w:pStyle w:val="a3"/>
        <w:widowControl/>
        <w:shd w:val="clear" w:color="auto" w:fill="FFFFFE"/>
        <w:spacing w:line="285" w:lineRule="atLeast"/>
        <w:jc w:val="center"/>
      </w:pPr>
      <w:bookmarkStart w:id="160" w:name="_Ref16768"/>
      <w:r>
        <w:t>图</w:t>
      </w:r>
      <w:r>
        <w:t xml:space="preserve"> </w:t>
      </w:r>
      <w:r>
        <w:fldChar w:fldCharType="begin"/>
      </w:r>
      <w:r>
        <w:instrText xml:space="preserve"> SEQ </w:instrText>
      </w:r>
      <w:r>
        <w:instrText>图</w:instrText>
      </w:r>
      <w:r>
        <w:instrText xml:space="preserve"> \* ARABIC </w:instrText>
      </w:r>
      <w:r>
        <w:fldChar w:fldCharType="separate"/>
      </w:r>
      <w:r>
        <w:t>18</w:t>
      </w:r>
      <w:r>
        <w:fldChar w:fldCharType="end"/>
      </w:r>
      <w:r>
        <w:rPr>
          <w:rFonts w:hint="eastAsia"/>
        </w:rPr>
        <w:t xml:space="preserve"> LeNet-5</w:t>
      </w:r>
      <w:r>
        <w:rPr>
          <w:rFonts w:hint="eastAsia"/>
        </w:rPr>
        <w:t>网络结构</w:t>
      </w:r>
      <w:bookmarkEnd w:id="160"/>
    </w:p>
    <w:p w14:paraId="52A4B9A7" w14:textId="77777777" w:rsidR="009B2AB4" w:rsidRDefault="008D2BAE">
      <w:pPr>
        <w:pStyle w:val="2"/>
        <w:numPr>
          <w:ilvl w:val="1"/>
          <w:numId w:val="1"/>
        </w:numPr>
        <w:ind w:firstLineChars="0"/>
      </w:pPr>
      <w:bookmarkStart w:id="161" w:name="_Toc3686"/>
      <w:r>
        <w:rPr>
          <w:rFonts w:hint="eastAsia"/>
        </w:rPr>
        <w:lastRenderedPageBreak/>
        <w:t>基于</w:t>
      </w:r>
      <w:proofErr w:type="spellStart"/>
      <w:r>
        <w:rPr>
          <w:rFonts w:hint="eastAsia"/>
        </w:rPr>
        <w:t>LeNet</w:t>
      </w:r>
      <w:proofErr w:type="spellEnd"/>
      <w:r>
        <w:rPr>
          <w:rFonts w:hint="eastAsia"/>
        </w:rPr>
        <w:t>的改进</w:t>
      </w:r>
      <w:bookmarkEnd w:id="161"/>
    </w:p>
    <w:p w14:paraId="14731104" w14:textId="77777777" w:rsidR="009B2AB4" w:rsidRDefault="008D2BAE">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Sigmoid、</w:t>
      </w:r>
      <w:proofErr w:type="spellStart"/>
      <w:r>
        <w:rPr>
          <w:rFonts w:asciiTheme="minorEastAsia" w:hAnsiTheme="minorEastAsia" w:cstheme="minorEastAsia" w:hint="eastAsia"/>
          <w:sz w:val="24"/>
        </w:rPr>
        <w:t>Tanh</w:t>
      </w:r>
      <w:proofErr w:type="spellEnd"/>
      <w:r>
        <w:rPr>
          <w:rFonts w:asciiTheme="minorEastAsia" w:hAnsiTheme="minorEastAsia" w:cstheme="minorEastAsia" w:hint="eastAsia"/>
          <w:sz w:val="24"/>
        </w:rPr>
        <w:t>和</w:t>
      </w:r>
      <w:proofErr w:type="spellStart"/>
      <w:r>
        <w:rPr>
          <w:rFonts w:asciiTheme="minorEastAsia" w:hAnsiTheme="minorEastAsia" w:cstheme="minorEastAsia" w:hint="eastAsia"/>
          <w:sz w:val="24"/>
        </w:rPr>
        <w:t>ReLU</w:t>
      </w:r>
      <w:proofErr w:type="spellEnd"/>
      <w:r>
        <w:rPr>
          <w:rFonts w:asciiTheme="minorEastAsia" w:hAnsiTheme="minorEastAsia" w:cstheme="minorEastAsia" w:hint="eastAsia"/>
          <w:sz w:val="24"/>
        </w:rPr>
        <w:t>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w:t>
      </w:r>
      <w:proofErr w:type="spellStart"/>
      <w:r>
        <w:rPr>
          <w:rFonts w:asciiTheme="minorEastAsia" w:hAnsiTheme="minorEastAsia" w:cstheme="minorEastAsia" w:hint="eastAsia"/>
          <w:sz w:val="24"/>
        </w:rPr>
        <w:t>Tanh</w:t>
      </w:r>
      <w:proofErr w:type="spellEnd"/>
      <w:r>
        <w:rPr>
          <w:rFonts w:asciiTheme="minorEastAsia" w:hAnsiTheme="minorEastAsia" w:cstheme="minorEastAsia" w:hint="eastAsia"/>
          <w:sz w:val="24"/>
        </w:rPr>
        <w:t>激活函数都是收到广泛使用的。</w:t>
      </w:r>
    </w:p>
    <w:p w14:paraId="1D6075A9" w14:textId="77777777" w:rsidR="009B2AB4" w:rsidRDefault="008D2BAE">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Sigmoid函数又称为logistic函数。该函数将输入值转换到0.0到1.0之间的值。远大于1.0的输入将被转换为1.0，类似地远小于0.0的值将转换为0.0，函数的形状为S形如</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_Ref29096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19</w:t>
      </w:r>
      <w:r>
        <w:rPr>
          <w:rFonts w:hint="eastAsia"/>
        </w:rPr>
        <w:t xml:space="preserve"> Sigmoid</w:t>
      </w:r>
      <w:r>
        <w:rPr>
          <w:rFonts w:hint="eastAsia"/>
        </w:rPr>
        <w:t>函数</w:t>
      </w:r>
      <w:r>
        <w:rPr>
          <w:rFonts w:asciiTheme="minorEastAsia" w:hAnsiTheme="minorEastAsia" w:cstheme="minorEastAsia" w:hint="eastAsia"/>
          <w:sz w:val="24"/>
        </w:rPr>
        <w:fldChar w:fldCharType="end"/>
      </w:r>
      <w:r>
        <w:rPr>
          <w:rFonts w:asciiTheme="minorEastAsia" w:hAnsiTheme="minorEastAsia" w:cstheme="minorEastAsia" w:hint="eastAsia"/>
          <w:sz w:val="24"/>
        </w:rPr>
        <w:t>，在很长一段时间它都是神经网络默认的激活方式。</w:t>
      </w:r>
    </w:p>
    <w:p w14:paraId="188E9882" w14:textId="77777777" w:rsidR="009B2AB4" w:rsidRDefault="009B2AB4">
      <w:pPr>
        <w:spacing w:line="360" w:lineRule="auto"/>
        <w:ind w:firstLine="420"/>
        <w:rPr>
          <w:rFonts w:asciiTheme="minorEastAsia" w:hAnsiTheme="minorEastAsia" w:cstheme="minorEastAsia"/>
          <w:sz w:val="24"/>
        </w:rPr>
      </w:pPr>
    </w:p>
    <w:p w14:paraId="317D6AF9" w14:textId="77777777" w:rsidR="009B2AB4" w:rsidRDefault="009B2AB4">
      <w:pPr>
        <w:ind w:firstLine="420"/>
        <w:rPr>
          <w:rFonts w:asciiTheme="minorEastAsia" w:hAnsiTheme="minorEastAsia" w:cstheme="minorEastAsia"/>
          <w:sz w:val="24"/>
        </w:rPr>
      </w:pPr>
    </w:p>
    <w:p w14:paraId="337DB1B1" w14:textId="77777777" w:rsidR="009B2AB4" w:rsidRDefault="008D2BAE">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1F5D584D" wp14:editId="5B113F3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7"/>
                    <a:stretch>
                      <a:fillRect/>
                    </a:stretch>
                  </pic:blipFill>
                  <pic:spPr>
                    <a:xfrm>
                      <a:off x="0" y="0"/>
                      <a:ext cx="2262505" cy="1800225"/>
                    </a:xfrm>
                    <a:prstGeom prst="rect">
                      <a:avLst/>
                    </a:prstGeom>
                  </pic:spPr>
                </pic:pic>
              </a:graphicData>
            </a:graphic>
          </wp:inline>
        </w:drawing>
      </w:r>
    </w:p>
    <w:p w14:paraId="7816A7F7" w14:textId="77777777" w:rsidR="009B2AB4" w:rsidRDefault="008D2BAE">
      <w:pPr>
        <w:pStyle w:val="a3"/>
        <w:ind w:firstLine="420"/>
        <w:jc w:val="center"/>
      </w:pPr>
      <w:bookmarkStart w:id="162" w:name="_Ref29096"/>
      <w:r>
        <w:t>图</w:t>
      </w:r>
      <w:r>
        <w:t xml:space="preserve"> </w:t>
      </w:r>
      <w:r>
        <w:fldChar w:fldCharType="begin"/>
      </w:r>
      <w:r>
        <w:instrText xml:space="preserve"> SEQ </w:instrText>
      </w:r>
      <w:r>
        <w:instrText>图</w:instrText>
      </w:r>
      <w:r>
        <w:instrText xml:space="preserve"> \* ARABIC </w:instrText>
      </w:r>
      <w:r>
        <w:fldChar w:fldCharType="separate"/>
      </w:r>
      <w:r>
        <w:t>19</w:t>
      </w:r>
      <w:r>
        <w:fldChar w:fldCharType="end"/>
      </w:r>
      <w:r>
        <w:rPr>
          <w:rFonts w:hint="eastAsia"/>
        </w:rPr>
        <w:t xml:space="preserve"> Sigmoid</w:t>
      </w:r>
      <w:r>
        <w:rPr>
          <w:rFonts w:hint="eastAsia"/>
        </w:rPr>
        <w:t>函数</w:t>
      </w:r>
      <w:bookmarkEnd w:id="162"/>
    </w:p>
    <w:p w14:paraId="1836B8AD" w14:textId="77777777" w:rsidR="009B2AB4" w:rsidRDefault="009B2AB4"/>
    <w:p w14:paraId="065787C3" w14:textId="77777777" w:rsidR="009B2AB4" w:rsidRDefault="009B2AB4"/>
    <w:p w14:paraId="66FFFF2E" w14:textId="77777777" w:rsidR="009B2AB4" w:rsidRDefault="009B2AB4"/>
    <w:p w14:paraId="05ED8286" w14:textId="77777777" w:rsidR="009B2AB4" w:rsidRDefault="008D2BAE">
      <w:pPr>
        <w:spacing w:line="360" w:lineRule="auto"/>
        <w:ind w:firstLine="420"/>
        <w:rPr>
          <w:rFonts w:asciiTheme="minorEastAsia" w:hAnsiTheme="minorEastAsia" w:cstheme="minorEastAsia"/>
          <w:sz w:val="24"/>
        </w:rPr>
      </w:pPr>
      <w:proofErr w:type="spellStart"/>
      <w:r>
        <w:rPr>
          <w:rFonts w:asciiTheme="minorEastAsia" w:hAnsiTheme="minorEastAsia" w:cstheme="minorEastAsia" w:hint="eastAsia"/>
          <w:sz w:val="24"/>
        </w:rPr>
        <w:t>Tanh</w:t>
      </w:r>
      <w:proofErr w:type="spellEnd"/>
      <w:r>
        <w:rPr>
          <w:rFonts w:asciiTheme="minorEastAsia" w:hAnsiTheme="minorEastAsia" w:cstheme="minorEastAsia" w:hint="eastAsia"/>
          <w:sz w:val="24"/>
        </w:rPr>
        <w:t>函数是形状相似的非线性激活函数，如</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_Ref30389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20</w:t>
      </w:r>
      <w:r>
        <w:rPr>
          <w:rFonts w:hint="eastAsia"/>
        </w:rPr>
        <w:t xml:space="preserve"> </w:t>
      </w:r>
      <w:proofErr w:type="spellStart"/>
      <w:r>
        <w:rPr>
          <w:rFonts w:hint="eastAsia"/>
        </w:rPr>
        <w:t>Tanh</w:t>
      </w:r>
      <w:proofErr w:type="spellEnd"/>
      <w:r>
        <w:rPr>
          <w:rFonts w:hint="eastAsia"/>
        </w:rPr>
        <w:t>函数</w:t>
      </w:r>
      <w:r>
        <w:rPr>
          <w:rFonts w:asciiTheme="minorEastAsia" w:hAnsiTheme="minorEastAsia" w:cstheme="minorEastAsia" w:hint="eastAsia"/>
          <w:sz w:val="24"/>
        </w:rPr>
        <w:fldChar w:fldCharType="end"/>
      </w:r>
      <w:r>
        <w:rPr>
          <w:rFonts w:asciiTheme="minorEastAsia" w:hAnsiTheme="minorEastAsia" w:cstheme="minorEastAsia" w:hint="eastAsia"/>
          <w:sz w:val="24"/>
        </w:rPr>
        <w:t>。其输出值介于-1.0和1.0之间。在1990年代后期和整个2000年代，</w:t>
      </w:r>
      <w:proofErr w:type="spellStart"/>
      <w:r>
        <w:rPr>
          <w:rFonts w:asciiTheme="minorEastAsia" w:hAnsiTheme="minorEastAsia" w:cstheme="minorEastAsia" w:hint="eastAsia"/>
          <w:sz w:val="24"/>
        </w:rPr>
        <w:t>Tanh</w:t>
      </w:r>
      <w:proofErr w:type="spellEnd"/>
      <w:r>
        <w:rPr>
          <w:rFonts w:asciiTheme="minorEastAsia" w:hAnsiTheme="minorEastAsia" w:cstheme="minorEastAsia" w:hint="eastAsia"/>
          <w:sz w:val="24"/>
        </w:rPr>
        <w:t>函数比Sigmoid函数更受欢迎，因为使用</w:t>
      </w:r>
      <w:proofErr w:type="spellStart"/>
      <w:r>
        <w:rPr>
          <w:rFonts w:asciiTheme="minorEastAsia" w:hAnsiTheme="minorEastAsia" w:cstheme="minorEastAsia" w:hint="eastAsia"/>
          <w:sz w:val="24"/>
        </w:rPr>
        <w:t>Tanh</w:t>
      </w:r>
      <w:proofErr w:type="spellEnd"/>
      <w:r>
        <w:rPr>
          <w:rFonts w:asciiTheme="minorEastAsia" w:hAnsiTheme="minorEastAsia" w:cstheme="minorEastAsia" w:hint="eastAsia"/>
          <w:sz w:val="24"/>
        </w:rPr>
        <w:t>的模型更易于训练，且通常具有更好的预测性能。</w:t>
      </w:r>
    </w:p>
    <w:p w14:paraId="03B4F6FF" w14:textId="77777777" w:rsidR="009B2AB4" w:rsidRDefault="008D2BAE">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但是Sigmoid和</w:t>
      </w:r>
      <w:proofErr w:type="spellStart"/>
      <w:r>
        <w:rPr>
          <w:rFonts w:asciiTheme="minorEastAsia" w:hAnsiTheme="minorEastAsia" w:cstheme="minorEastAsia" w:hint="eastAsia"/>
          <w:sz w:val="24"/>
        </w:rPr>
        <w:t>Tanh</w:t>
      </w:r>
      <w:proofErr w:type="spellEnd"/>
      <w:r>
        <w:rPr>
          <w:rFonts w:asciiTheme="minorEastAsia" w:hAnsiTheme="minorEastAsia" w:cstheme="minorEastAsia" w:hint="eastAsia"/>
          <w:sz w:val="24"/>
        </w:rPr>
        <w:t>有一个普遍的问题就是，这两个函数对大值捕捉为1.0而小值捕捉为-1.0或0.0，并且这些功能仅对中心点附近的变化非常敏感，Sigmoid为0.5，</w:t>
      </w:r>
      <w:proofErr w:type="spellStart"/>
      <w:r>
        <w:rPr>
          <w:rFonts w:asciiTheme="minorEastAsia" w:hAnsiTheme="minorEastAsia" w:cstheme="minorEastAsia" w:hint="eastAsia"/>
          <w:sz w:val="24"/>
        </w:rPr>
        <w:t>Tanh</w:t>
      </w:r>
      <w:proofErr w:type="spellEnd"/>
      <w:r>
        <w:rPr>
          <w:rFonts w:asciiTheme="minorEastAsia" w:hAnsiTheme="minorEastAsia" w:cstheme="minorEastAsia" w:hint="eastAsia"/>
          <w:sz w:val="24"/>
        </w:rPr>
        <w:t>为0.0。</w:t>
      </w:r>
    </w:p>
    <w:p w14:paraId="50743D79" w14:textId="77777777" w:rsidR="009B2AB4" w:rsidRDefault="009B2AB4">
      <w:pPr>
        <w:spacing w:line="360" w:lineRule="auto"/>
        <w:ind w:firstLine="420"/>
        <w:rPr>
          <w:rFonts w:asciiTheme="minorEastAsia" w:hAnsiTheme="minorEastAsia" w:cstheme="minorEastAsia"/>
          <w:sz w:val="24"/>
        </w:rPr>
      </w:pPr>
    </w:p>
    <w:p w14:paraId="16672493" w14:textId="77777777" w:rsidR="009B2AB4" w:rsidRDefault="008D2BAE">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3FB1FDA3" wp14:editId="2A5C30F4">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8"/>
                    <a:stretch>
                      <a:fillRect/>
                    </a:stretch>
                  </pic:blipFill>
                  <pic:spPr>
                    <a:xfrm>
                      <a:off x="0" y="0"/>
                      <a:ext cx="2400300" cy="1800225"/>
                    </a:xfrm>
                    <a:prstGeom prst="rect">
                      <a:avLst/>
                    </a:prstGeom>
                  </pic:spPr>
                </pic:pic>
              </a:graphicData>
            </a:graphic>
          </wp:inline>
        </w:drawing>
      </w:r>
    </w:p>
    <w:p w14:paraId="0DF2D82C" w14:textId="77777777" w:rsidR="009B2AB4" w:rsidRDefault="008D2BAE">
      <w:pPr>
        <w:pStyle w:val="a3"/>
        <w:ind w:firstLine="420"/>
        <w:jc w:val="center"/>
      </w:pPr>
      <w:bookmarkStart w:id="163" w:name="_Ref30389"/>
      <w:r>
        <w:t>图</w:t>
      </w:r>
      <w:r>
        <w:t xml:space="preserve"> </w:t>
      </w:r>
      <w:r>
        <w:fldChar w:fldCharType="begin"/>
      </w:r>
      <w:r>
        <w:instrText xml:space="preserve"> SEQ </w:instrText>
      </w:r>
      <w:r>
        <w:instrText>图</w:instrText>
      </w:r>
      <w:r>
        <w:instrText xml:space="preserve"> \* ARABIC </w:instrText>
      </w:r>
      <w:r>
        <w:fldChar w:fldCharType="separate"/>
      </w:r>
      <w:r>
        <w:t>20</w:t>
      </w:r>
      <w:r>
        <w:fldChar w:fldCharType="end"/>
      </w:r>
      <w:r>
        <w:rPr>
          <w:rFonts w:hint="eastAsia"/>
        </w:rPr>
        <w:t xml:space="preserve"> </w:t>
      </w:r>
      <w:proofErr w:type="spellStart"/>
      <w:r>
        <w:rPr>
          <w:rFonts w:hint="eastAsia"/>
        </w:rPr>
        <w:t>Tanh</w:t>
      </w:r>
      <w:proofErr w:type="spellEnd"/>
      <w:r>
        <w:rPr>
          <w:rFonts w:hint="eastAsia"/>
        </w:rPr>
        <w:t>函数</w:t>
      </w:r>
      <w:bookmarkEnd w:id="163"/>
    </w:p>
    <w:p w14:paraId="385BCF60" w14:textId="77777777" w:rsidR="009B2AB4" w:rsidRDefault="009B2AB4"/>
    <w:p w14:paraId="352F62FA" w14:textId="77777777" w:rsidR="009B2AB4" w:rsidRDefault="008D2BAE">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14:paraId="75F4E722" w14:textId="77777777" w:rsidR="009B2AB4" w:rsidRDefault="008D2BAE">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w:t>
      </w:r>
      <w:proofErr w:type="spellStart"/>
      <w:r>
        <w:rPr>
          <w:rFonts w:asciiTheme="minorEastAsia" w:hAnsiTheme="minorEastAsia" w:cstheme="minorEastAsia" w:hint="eastAsia"/>
          <w:sz w:val="24"/>
        </w:rPr>
        <w:t>ReLU</w:t>
      </w:r>
      <w:proofErr w:type="spellEnd"/>
      <w:r>
        <w:rPr>
          <w:rFonts w:asciiTheme="minorEastAsia" w:hAnsiTheme="minorEastAsia" w:cstheme="minorEastAsia" w:hint="eastAsia"/>
          <w:sz w:val="24"/>
        </w:rPr>
        <w:t>函数，如</w:t>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REF _Ref1262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t>图</w:t>
      </w:r>
      <w:r>
        <w:t xml:space="preserve"> 21</w:t>
      </w:r>
      <w:r>
        <w:rPr>
          <w:rFonts w:hint="eastAsia"/>
        </w:rPr>
        <w:t xml:space="preserve"> </w:t>
      </w:r>
      <w:proofErr w:type="spellStart"/>
      <w:r>
        <w:rPr>
          <w:rFonts w:hint="eastAsia"/>
        </w:rPr>
        <w:t>ReLU</w:t>
      </w:r>
      <w:proofErr w:type="spellEnd"/>
      <w:r>
        <w:rPr>
          <w:rFonts w:hint="eastAsia"/>
        </w:rPr>
        <w:t>函数</w:t>
      </w:r>
      <w:r>
        <w:rPr>
          <w:rFonts w:asciiTheme="minorEastAsia" w:hAnsiTheme="minorEastAsia" w:cstheme="minorEastAsia" w:hint="eastAsia"/>
          <w:sz w:val="24"/>
        </w:rPr>
        <w:fldChar w:fldCharType="end"/>
      </w:r>
      <w:r>
        <w:rPr>
          <w:rFonts w:asciiTheme="minorEastAsia" w:hAnsiTheme="minorEastAsia" w:cstheme="minorEastAsia" w:hint="eastAsia"/>
          <w:sz w:val="24"/>
        </w:rPr>
        <w:t>。采用</w:t>
      </w:r>
      <w:proofErr w:type="spellStart"/>
      <w:r>
        <w:rPr>
          <w:rFonts w:asciiTheme="minorEastAsia" w:hAnsiTheme="minorEastAsia" w:cstheme="minorEastAsia" w:hint="eastAsia"/>
          <w:sz w:val="24"/>
        </w:rPr>
        <w:t>ReLU</w:t>
      </w:r>
      <w:proofErr w:type="spellEnd"/>
      <w:r>
        <w:rPr>
          <w:rFonts w:asciiTheme="minorEastAsia" w:hAnsiTheme="minorEastAsia" w:cstheme="minorEastAsia" w:hint="eastAsia"/>
          <w:sz w:val="24"/>
        </w:rPr>
        <w:t>可以认为是深度学习革命中的几个里程碑之一。</w:t>
      </w:r>
      <w:proofErr w:type="spellStart"/>
      <w:r>
        <w:rPr>
          <w:rFonts w:asciiTheme="minorEastAsia" w:hAnsiTheme="minorEastAsia" w:cstheme="minorEastAsia" w:hint="eastAsia"/>
          <w:sz w:val="24"/>
        </w:rPr>
        <w:t>ReLU</w:t>
      </w:r>
      <w:proofErr w:type="spellEnd"/>
      <w:r>
        <w:rPr>
          <w:rFonts w:asciiTheme="minorEastAsia" w:hAnsiTheme="minorEastAsia" w:cstheme="minorEastAsia" w:hint="eastAsia"/>
          <w:sz w:val="24"/>
        </w:rPr>
        <w:t>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14:paraId="4F540D25" w14:textId="77777777" w:rsidR="009B2AB4" w:rsidRDefault="009B2AB4">
      <w:pPr>
        <w:spacing w:line="360" w:lineRule="auto"/>
        <w:rPr>
          <w:rFonts w:asciiTheme="minorEastAsia" w:hAnsiTheme="minorEastAsia" w:cstheme="minorEastAsia"/>
          <w:sz w:val="24"/>
        </w:rPr>
      </w:pPr>
    </w:p>
    <w:p w14:paraId="66891FC7" w14:textId="77777777" w:rsidR="009B2AB4" w:rsidRDefault="008D2BAE">
      <w:pPr>
        <w:spacing w:line="36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114300" distR="114300" wp14:anchorId="2DCED935" wp14:editId="736F948D">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9"/>
                    <a:stretch>
                      <a:fillRect/>
                    </a:stretch>
                  </pic:blipFill>
                  <pic:spPr>
                    <a:xfrm>
                      <a:off x="0" y="0"/>
                      <a:ext cx="2700655" cy="1800225"/>
                    </a:xfrm>
                    <a:prstGeom prst="rect">
                      <a:avLst/>
                    </a:prstGeom>
                  </pic:spPr>
                </pic:pic>
              </a:graphicData>
            </a:graphic>
          </wp:inline>
        </w:drawing>
      </w:r>
    </w:p>
    <w:p w14:paraId="3594FF3E" w14:textId="77777777" w:rsidR="009B2AB4" w:rsidRDefault="008D2BAE">
      <w:pPr>
        <w:pStyle w:val="a3"/>
        <w:ind w:firstLine="420"/>
        <w:jc w:val="center"/>
      </w:pPr>
      <w:bookmarkStart w:id="164" w:name="_Ref1262"/>
      <w:r>
        <w:lastRenderedPageBreak/>
        <w:t>图</w:t>
      </w:r>
      <w:r>
        <w:t xml:space="preserve"> </w:t>
      </w:r>
      <w:r>
        <w:fldChar w:fldCharType="begin"/>
      </w:r>
      <w:r>
        <w:instrText xml:space="preserve"> SEQ </w:instrText>
      </w:r>
      <w:r>
        <w:instrText>图</w:instrText>
      </w:r>
      <w:r>
        <w:instrText xml:space="preserve"> \* ARABIC </w:instrText>
      </w:r>
      <w:r>
        <w:fldChar w:fldCharType="separate"/>
      </w:r>
      <w:r>
        <w:t>21</w:t>
      </w:r>
      <w:r>
        <w:fldChar w:fldCharType="end"/>
      </w:r>
      <w:r>
        <w:rPr>
          <w:rFonts w:hint="eastAsia"/>
        </w:rPr>
        <w:t xml:space="preserve"> </w:t>
      </w:r>
      <w:proofErr w:type="spellStart"/>
      <w:r>
        <w:rPr>
          <w:rFonts w:hint="eastAsia"/>
        </w:rPr>
        <w:t>ReLU</w:t>
      </w:r>
      <w:proofErr w:type="spellEnd"/>
      <w:r>
        <w:rPr>
          <w:rFonts w:hint="eastAsia"/>
        </w:rPr>
        <w:t>函数</w:t>
      </w:r>
      <w:bookmarkEnd w:id="164"/>
    </w:p>
    <w:p w14:paraId="3010C138" w14:textId="77777777" w:rsidR="009B2AB4" w:rsidRDefault="008D2BAE">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笔者观察到，上面所用的</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网络结构，每一层的激活函数用的都是Sigmoid，观察到loss始终无法下降，猜测是因为梯度弥散的原因造成的影响，如果使用</w:t>
      </w:r>
      <w:proofErr w:type="spellStart"/>
      <w:r>
        <w:rPr>
          <w:rFonts w:asciiTheme="minorEastAsia" w:hAnsiTheme="minorEastAsia" w:cstheme="minorEastAsia" w:hint="eastAsia"/>
          <w:sz w:val="24"/>
        </w:rPr>
        <w:t>relu</w:t>
      </w:r>
      <w:proofErr w:type="spellEnd"/>
      <w:r>
        <w:rPr>
          <w:rFonts w:asciiTheme="minorEastAsia" w:hAnsiTheme="minorEastAsia" w:cstheme="minorEastAsia" w:hint="eastAsia"/>
          <w:sz w:val="24"/>
        </w:rPr>
        <w:t>的效果也许会比Sigmoid更好。经试验：5轮训练后，准确度能达到93%，loss降低到16%！多么惊人的进步。10轮训练后，准确率是92.75%，loss是17.77%。以此可以说明</w:t>
      </w:r>
      <w:proofErr w:type="spellStart"/>
      <w:r>
        <w:rPr>
          <w:rFonts w:asciiTheme="minorEastAsia" w:hAnsiTheme="minorEastAsia" w:cstheme="minorEastAsia" w:hint="eastAsia"/>
          <w:sz w:val="24"/>
        </w:rPr>
        <w:t>relu</w:t>
      </w:r>
      <w:proofErr w:type="spellEnd"/>
      <w:r>
        <w:rPr>
          <w:rFonts w:asciiTheme="minorEastAsia" w:hAnsiTheme="minorEastAsia" w:cstheme="minorEastAsia" w:hint="eastAsia"/>
          <w:sz w:val="24"/>
        </w:rPr>
        <w:t>相较于Sigmoid更适用于作为图像卷积的激活函数。</w:t>
      </w:r>
    </w:p>
    <w:p w14:paraId="0DD15711" w14:textId="77777777" w:rsidR="009B2AB4" w:rsidRDefault="008D2BAE">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而原</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ascii="Cambria Math" w:hAnsiTheme="minorEastAsia" w:cstheme="minorEastAsia"/>
            <w:sz w:val="24"/>
          </w:rPr>
          <m:t>6</m:t>
        </m:r>
        <m:r>
          <m:rPr>
            <m:sty m:val="p"/>
          </m:rPr>
          <w:rPr>
            <w:rFonts w:ascii="Cambria Math" w:hAnsi="Cambria Math" w:cstheme="minorEastAsia" w:hint="eastAsia"/>
            <w:sz w:val="24"/>
          </w:rPr>
          <m:t>×</m:t>
        </m:r>
        <m:r>
          <m:rPr>
            <m:sty m:val="p"/>
          </m:rPr>
          <w:rPr>
            <w:rFonts w:ascii="Cambria Math" w:hAnsi="Cambria Math" w:cstheme="minorEastAsia"/>
            <w:sz w:val="24"/>
          </w:rPr>
          <m:t>6</m:t>
        </m:r>
      </m:oMath>
      <w:r>
        <w:rPr>
          <w:rFonts w:hAnsi="Cambria Math" w:cstheme="minorEastAsia" w:hint="eastAsia"/>
          <w:sz w:val="24"/>
        </w:rPr>
        <w:t>，那么第八层全连接层的输入变为</w:t>
      </w:r>
      <m:oMath>
        <m:r>
          <m:rPr>
            <m:sty m:val="p"/>
          </m:rPr>
          <w:rPr>
            <w:rFonts w:ascii="Cambria Math" w:hAnsi="Cambria Math" w:cstheme="minorEastAsia"/>
            <w:sz w:val="24"/>
          </w:rPr>
          <m:t>20</m:t>
        </m:r>
        <m:r>
          <m:rPr>
            <m:sty m:val="p"/>
          </m:rPr>
          <w:rPr>
            <w:rFonts w:ascii="Cambria Math" w:hAnsi="Cambria Math" w:cstheme="minorEastAsia" w:hint="eastAsia"/>
            <w:sz w:val="24"/>
          </w:rPr>
          <m:t>×</m:t>
        </m:r>
        <m:r>
          <m:rPr>
            <m:sty m:val="p"/>
          </m:rPr>
          <w:rPr>
            <w:rFonts w:ascii="Cambria Math" w:hAnsi="Cambria Math" w:cstheme="minorEastAsia"/>
            <w:sz w:val="24"/>
          </w:rPr>
          <m:t>20×240</m:t>
        </m:r>
        <m:r>
          <m:rPr>
            <m:sty m:val="p"/>
          </m:rPr>
          <w:rPr>
            <w:rFonts w:ascii="Cambria Math" w:hAnsi="Cambria Math" w:cstheme="minorEastAsia" w:hint="eastAsia"/>
            <w:sz w:val="24"/>
          </w:rPr>
          <m:t>=</m:t>
        </m:r>
        <m:r>
          <m:rPr>
            <m:sty m:val="p"/>
          </m:rPr>
          <w:rPr>
            <w:rFonts w:ascii="Cambria Math" w:hAnsi="Cambria Math" w:cstheme="minorEastAsia"/>
            <w:sz w:val="24"/>
          </w:rPr>
          <m:t>96000</m:t>
        </m:r>
      </m:oMath>
      <w:r>
        <w:rPr>
          <w:rFonts w:hAnsi="Cambria Math" w:cstheme="minorEastAsia" w:hint="eastAsia"/>
          <w:sz w:val="24"/>
        </w:rPr>
        <w:t>，输出维度改为</w:t>
      </w:r>
      <w:r>
        <w:rPr>
          <w:rFonts w:hAnsi="Cambria Math" w:cstheme="minorEastAsia" w:hint="eastAsia"/>
          <w:sz w:val="24"/>
        </w:rPr>
        <w:t>32</w:t>
      </w:r>
      <w:r>
        <w:rPr>
          <w:rFonts w:hAnsi="Cambria Math" w:cstheme="minorEastAsia" w:hint="eastAsia"/>
          <w:sz w:val="24"/>
        </w:rPr>
        <w:t>，第九层全连接层输入</w:t>
      </w:r>
      <w:r>
        <w:rPr>
          <w:rFonts w:hAnsi="Cambria Math" w:cstheme="minorEastAsia" w:hint="eastAsia"/>
          <w:sz w:val="24"/>
        </w:rPr>
        <w:t>32</w:t>
      </w:r>
      <w:r>
        <w:rPr>
          <w:rFonts w:hAnsi="Cambria Math" w:cstheme="minorEastAsia" w:hint="eastAsia"/>
          <w:sz w:val="24"/>
        </w:rPr>
        <w:t>维，输出</w:t>
      </w:r>
      <w:r>
        <w:rPr>
          <w:rFonts w:hAnsi="Cambria Math" w:cstheme="minorEastAsia" w:hint="eastAsia"/>
          <w:sz w:val="24"/>
        </w:rPr>
        <w:t>1</w:t>
      </w:r>
      <w:r>
        <w:rPr>
          <w:rFonts w:hAnsi="Cambria Math" w:cstheme="minorEastAsia" w:hint="eastAsia"/>
          <w:sz w:val="24"/>
        </w:rPr>
        <w:t>维，经试验，</w:t>
      </w:r>
      <w:r>
        <w:rPr>
          <w:rFonts w:hAnsi="Cambria Math" w:cstheme="minorEastAsia" w:hint="eastAsia"/>
          <w:sz w:val="24"/>
        </w:rPr>
        <w:t>5</w:t>
      </w:r>
      <w:r>
        <w:rPr>
          <w:rFonts w:hAnsi="Cambria Math" w:cstheme="minorEastAsia" w:hint="eastAsia"/>
          <w:sz w:val="24"/>
        </w:rPr>
        <w:t>轮训练后，</w:t>
      </w:r>
      <w:r>
        <w:rPr>
          <w:rFonts w:asciiTheme="minorEastAsia" w:hAnsiTheme="minorEastAsia" w:cstheme="minorEastAsia" w:hint="eastAsia"/>
          <w:sz w:val="24"/>
        </w:rPr>
        <w:t>准确度能达到94.00%，loss降低到14.06%，</w:t>
      </w:r>
      <w:r>
        <w:rPr>
          <w:rFonts w:hAnsi="Cambria Math" w:cstheme="minorEastAsia" w:hint="eastAsia"/>
          <w:sz w:val="24"/>
        </w:rPr>
        <w:t>10</w:t>
      </w:r>
      <w:r>
        <w:rPr>
          <w:rFonts w:hAnsi="Cambria Math" w:cstheme="minorEastAsia" w:hint="eastAsia"/>
          <w:sz w:val="24"/>
        </w:rPr>
        <w:t>轮训练以后，</w:t>
      </w:r>
      <w:r>
        <w:rPr>
          <w:rFonts w:asciiTheme="minorEastAsia" w:hAnsiTheme="minorEastAsia" w:cstheme="minorEastAsia" w:hint="eastAsia"/>
          <w:sz w:val="24"/>
        </w:rPr>
        <w:t>准确度降低了一些91.50%，loss升到到22.64%。</w:t>
      </w:r>
    </w:p>
    <w:tbl>
      <w:tblPr>
        <w:tblStyle w:val="a7"/>
        <w:tblpPr w:leftFromText="180" w:rightFromText="180" w:vertAnchor="text" w:horzAnchor="page" w:tblpX="1798" w:tblpY="300"/>
        <w:tblOverlap w:val="never"/>
        <w:tblW w:w="0" w:type="auto"/>
        <w:tblLook w:val="04A0" w:firstRow="1" w:lastRow="0" w:firstColumn="1" w:lastColumn="0" w:noHBand="0" w:noVBand="1"/>
      </w:tblPr>
      <w:tblGrid>
        <w:gridCol w:w="1371"/>
        <w:gridCol w:w="1371"/>
        <w:gridCol w:w="1292"/>
        <w:gridCol w:w="1776"/>
        <w:gridCol w:w="1356"/>
        <w:gridCol w:w="1356"/>
      </w:tblGrid>
      <w:tr w:rsidR="009B2AB4" w14:paraId="7D774BC2" w14:textId="77777777">
        <w:tc>
          <w:tcPr>
            <w:tcW w:w="1371" w:type="dxa"/>
          </w:tcPr>
          <w:p w14:paraId="3305D2DC"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网络</w:t>
            </w:r>
          </w:p>
        </w:tc>
        <w:tc>
          <w:tcPr>
            <w:tcW w:w="1371" w:type="dxa"/>
          </w:tcPr>
          <w:p w14:paraId="017717CB"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激活函数</w:t>
            </w:r>
          </w:p>
        </w:tc>
        <w:tc>
          <w:tcPr>
            <w:tcW w:w="1292" w:type="dxa"/>
          </w:tcPr>
          <w:p w14:paraId="50D8805E"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训练轮数</w:t>
            </w:r>
          </w:p>
        </w:tc>
        <w:tc>
          <w:tcPr>
            <w:tcW w:w="1776" w:type="dxa"/>
          </w:tcPr>
          <w:p w14:paraId="1CC163C7"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数据集</w:t>
            </w:r>
          </w:p>
        </w:tc>
        <w:tc>
          <w:tcPr>
            <w:tcW w:w="1356" w:type="dxa"/>
          </w:tcPr>
          <w:p w14:paraId="421D8F20"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准确率</w:t>
            </w:r>
          </w:p>
        </w:tc>
        <w:tc>
          <w:tcPr>
            <w:tcW w:w="1356" w:type="dxa"/>
          </w:tcPr>
          <w:p w14:paraId="0308A38F"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损失</w:t>
            </w:r>
          </w:p>
        </w:tc>
      </w:tr>
      <w:tr w:rsidR="009B2AB4" w14:paraId="69CD259E" w14:textId="77777777">
        <w:tc>
          <w:tcPr>
            <w:tcW w:w="1371" w:type="dxa"/>
          </w:tcPr>
          <w:p w14:paraId="64A25520"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LeNet-7</w:t>
            </w:r>
          </w:p>
        </w:tc>
        <w:tc>
          <w:tcPr>
            <w:tcW w:w="1371" w:type="dxa"/>
          </w:tcPr>
          <w:p w14:paraId="42A8A2F0"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sigmoid</w:t>
            </w:r>
          </w:p>
        </w:tc>
        <w:tc>
          <w:tcPr>
            <w:tcW w:w="1292" w:type="dxa"/>
          </w:tcPr>
          <w:p w14:paraId="5A7FA3C2"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5</w:t>
            </w:r>
          </w:p>
        </w:tc>
        <w:tc>
          <w:tcPr>
            <w:tcW w:w="1776" w:type="dxa"/>
          </w:tcPr>
          <w:p w14:paraId="6DBA29C2"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w:t>
            </w:r>
          </w:p>
        </w:tc>
        <w:tc>
          <w:tcPr>
            <w:tcW w:w="1356" w:type="dxa"/>
          </w:tcPr>
          <w:p w14:paraId="19E0E0FA"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52.75%</w:t>
            </w:r>
          </w:p>
        </w:tc>
        <w:tc>
          <w:tcPr>
            <w:tcW w:w="1356" w:type="dxa"/>
          </w:tcPr>
          <w:p w14:paraId="6323A711"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69.18%</w:t>
            </w:r>
          </w:p>
        </w:tc>
      </w:tr>
      <w:tr w:rsidR="009B2AB4" w14:paraId="17D99097" w14:textId="77777777">
        <w:tc>
          <w:tcPr>
            <w:tcW w:w="1371" w:type="dxa"/>
          </w:tcPr>
          <w:p w14:paraId="7E29148F"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LeNet-7</w:t>
            </w:r>
          </w:p>
        </w:tc>
        <w:tc>
          <w:tcPr>
            <w:tcW w:w="1371" w:type="dxa"/>
          </w:tcPr>
          <w:p w14:paraId="09069CF3"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sigmoid</w:t>
            </w:r>
          </w:p>
        </w:tc>
        <w:tc>
          <w:tcPr>
            <w:tcW w:w="1292" w:type="dxa"/>
          </w:tcPr>
          <w:p w14:paraId="5DBFD870"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10</w:t>
            </w:r>
          </w:p>
        </w:tc>
        <w:tc>
          <w:tcPr>
            <w:tcW w:w="1776" w:type="dxa"/>
          </w:tcPr>
          <w:p w14:paraId="23DF2970"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w:t>
            </w:r>
          </w:p>
        </w:tc>
        <w:tc>
          <w:tcPr>
            <w:tcW w:w="1356" w:type="dxa"/>
          </w:tcPr>
          <w:p w14:paraId="434584FB"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52.75%</w:t>
            </w:r>
          </w:p>
        </w:tc>
        <w:tc>
          <w:tcPr>
            <w:tcW w:w="1356" w:type="dxa"/>
          </w:tcPr>
          <w:p w14:paraId="5D0B5C1C"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69.16%</w:t>
            </w:r>
          </w:p>
        </w:tc>
      </w:tr>
      <w:tr w:rsidR="009B2AB4" w14:paraId="58079E7B" w14:textId="77777777">
        <w:tc>
          <w:tcPr>
            <w:tcW w:w="1371" w:type="dxa"/>
          </w:tcPr>
          <w:p w14:paraId="108CB259"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LeNet-7</w:t>
            </w:r>
          </w:p>
        </w:tc>
        <w:tc>
          <w:tcPr>
            <w:tcW w:w="1371" w:type="dxa"/>
          </w:tcPr>
          <w:p w14:paraId="00A2AA5F"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relu</w:t>
            </w:r>
            <w:proofErr w:type="spellEnd"/>
          </w:p>
        </w:tc>
        <w:tc>
          <w:tcPr>
            <w:tcW w:w="1292" w:type="dxa"/>
          </w:tcPr>
          <w:p w14:paraId="7B6EAE2A"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5</w:t>
            </w:r>
          </w:p>
        </w:tc>
        <w:tc>
          <w:tcPr>
            <w:tcW w:w="1776" w:type="dxa"/>
          </w:tcPr>
          <w:p w14:paraId="601C6F2D"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w:t>
            </w:r>
          </w:p>
        </w:tc>
        <w:tc>
          <w:tcPr>
            <w:tcW w:w="1356" w:type="dxa"/>
          </w:tcPr>
          <w:p w14:paraId="3DE208B5"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93.40%</w:t>
            </w:r>
          </w:p>
        </w:tc>
        <w:tc>
          <w:tcPr>
            <w:tcW w:w="1356" w:type="dxa"/>
          </w:tcPr>
          <w:p w14:paraId="2374EF28"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14.96%</w:t>
            </w:r>
          </w:p>
        </w:tc>
      </w:tr>
      <w:tr w:rsidR="009B2AB4" w14:paraId="686B5E7F" w14:textId="77777777">
        <w:tc>
          <w:tcPr>
            <w:tcW w:w="1371" w:type="dxa"/>
          </w:tcPr>
          <w:p w14:paraId="3757C36E"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LeNet-7</w:t>
            </w:r>
          </w:p>
        </w:tc>
        <w:tc>
          <w:tcPr>
            <w:tcW w:w="1371" w:type="dxa"/>
          </w:tcPr>
          <w:p w14:paraId="3CF11845"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relu</w:t>
            </w:r>
            <w:proofErr w:type="spellEnd"/>
          </w:p>
        </w:tc>
        <w:tc>
          <w:tcPr>
            <w:tcW w:w="1292" w:type="dxa"/>
          </w:tcPr>
          <w:p w14:paraId="083CE995"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10</w:t>
            </w:r>
          </w:p>
        </w:tc>
        <w:tc>
          <w:tcPr>
            <w:tcW w:w="1776" w:type="dxa"/>
          </w:tcPr>
          <w:p w14:paraId="23D9BCCB"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w:t>
            </w:r>
          </w:p>
        </w:tc>
        <w:tc>
          <w:tcPr>
            <w:tcW w:w="1356" w:type="dxa"/>
          </w:tcPr>
          <w:p w14:paraId="732C6C0B"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93.25%</w:t>
            </w:r>
          </w:p>
        </w:tc>
        <w:tc>
          <w:tcPr>
            <w:tcW w:w="1356" w:type="dxa"/>
          </w:tcPr>
          <w:p w14:paraId="0A39D9F6"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17.74%</w:t>
            </w:r>
          </w:p>
        </w:tc>
      </w:tr>
      <w:tr w:rsidR="009B2AB4" w14:paraId="5DD0B4E6" w14:textId="77777777">
        <w:tc>
          <w:tcPr>
            <w:tcW w:w="1371" w:type="dxa"/>
          </w:tcPr>
          <w:p w14:paraId="7A152DD0"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LeNet-9</w:t>
            </w:r>
          </w:p>
        </w:tc>
        <w:tc>
          <w:tcPr>
            <w:tcW w:w="1371" w:type="dxa"/>
          </w:tcPr>
          <w:p w14:paraId="198B722F"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sigmoid</w:t>
            </w:r>
          </w:p>
        </w:tc>
        <w:tc>
          <w:tcPr>
            <w:tcW w:w="1292" w:type="dxa"/>
          </w:tcPr>
          <w:p w14:paraId="15A84507"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5</w:t>
            </w:r>
          </w:p>
        </w:tc>
        <w:tc>
          <w:tcPr>
            <w:tcW w:w="1776" w:type="dxa"/>
          </w:tcPr>
          <w:p w14:paraId="736CC9BF"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w:t>
            </w:r>
          </w:p>
        </w:tc>
        <w:tc>
          <w:tcPr>
            <w:tcW w:w="1356" w:type="dxa"/>
          </w:tcPr>
          <w:p w14:paraId="2F84AB09"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52.75%</w:t>
            </w:r>
          </w:p>
        </w:tc>
        <w:tc>
          <w:tcPr>
            <w:tcW w:w="1356" w:type="dxa"/>
          </w:tcPr>
          <w:p w14:paraId="0FA23B7C"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69.17%</w:t>
            </w:r>
          </w:p>
        </w:tc>
      </w:tr>
      <w:tr w:rsidR="009B2AB4" w14:paraId="6A8CF116" w14:textId="77777777">
        <w:tc>
          <w:tcPr>
            <w:tcW w:w="1371" w:type="dxa"/>
          </w:tcPr>
          <w:p w14:paraId="2AB8C5E1"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LeNet-9</w:t>
            </w:r>
          </w:p>
        </w:tc>
        <w:tc>
          <w:tcPr>
            <w:tcW w:w="1371" w:type="dxa"/>
          </w:tcPr>
          <w:p w14:paraId="0D8C18EA"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sigmoid</w:t>
            </w:r>
          </w:p>
        </w:tc>
        <w:tc>
          <w:tcPr>
            <w:tcW w:w="1292" w:type="dxa"/>
          </w:tcPr>
          <w:p w14:paraId="52A48A1F"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10</w:t>
            </w:r>
          </w:p>
        </w:tc>
        <w:tc>
          <w:tcPr>
            <w:tcW w:w="1776" w:type="dxa"/>
          </w:tcPr>
          <w:p w14:paraId="0D539B2F"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w:t>
            </w:r>
          </w:p>
        </w:tc>
        <w:tc>
          <w:tcPr>
            <w:tcW w:w="1356" w:type="dxa"/>
          </w:tcPr>
          <w:p w14:paraId="5B751E55"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52.75%</w:t>
            </w:r>
          </w:p>
        </w:tc>
        <w:tc>
          <w:tcPr>
            <w:tcW w:w="1356" w:type="dxa"/>
          </w:tcPr>
          <w:p w14:paraId="37198EED"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69.16%</w:t>
            </w:r>
          </w:p>
        </w:tc>
      </w:tr>
      <w:tr w:rsidR="009B2AB4" w14:paraId="5A739504" w14:textId="77777777">
        <w:tc>
          <w:tcPr>
            <w:tcW w:w="1371" w:type="dxa"/>
          </w:tcPr>
          <w:p w14:paraId="3C09D4C6"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LeNet-9</w:t>
            </w:r>
          </w:p>
        </w:tc>
        <w:tc>
          <w:tcPr>
            <w:tcW w:w="1371" w:type="dxa"/>
          </w:tcPr>
          <w:p w14:paraId="60348C77"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relu</w:t>
            </w:r>
            <w:proofErr w:type="spellEnd"/>
          </w:p>
        </w:tc>
        <w:tc>
          <w:tcPr>
            <w:tcW w:w="1292" w:type="dxa"/>
          </w:tcPr>
          <w:p w14:paraId="5AFD9795"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5</w:t>
            </w:r>
          </w:p>
        </w:tc>
        <w:tc>
          <w:tcPr>
            <w:tcW w:w="1776" w:type="dxa"/>
          </w:tcPr>
          <w:p w14:paraId="4DAD0D9D"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w:t>
            </w:r>
          </w:p>
        </w:tc>
        <w:tc>
          <w:tcPr>
            <w:tcW w:w="1356" w:type="dxa"/>
          </w:tcPr>
          <w:p w14:paraId="02F01BC0"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94.50%</w:t>
            </w:r>
          </w:p>
        </w:tc>
        <w:tc>
          <w:tcPr>
            <w:tcW w:w="1356" w:type="dxa"/>
          </w:tcPr>
          <w:p w14:paraId="506554D0"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14.06%</w:t>
            </w:r>
          </w:p>
        </w:tc>
      </w:tr>
      <w:tr w:rsidR="009B2AB4" w14:paraId="324FBE81" w14:textId="77777777">
        <w:tc>
          <w:tcPr>
            <w:tcW w:w="1371" w:type="dxa"/>
          </w:tcPr>
          <w:p w14:paraId="1F28A90D"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LeNet-9</w:t>
            </w:r>
          </w:p>
        </w:tc>
        <w:tc>
          <w:tcPr>
            <w:tcW w:w="1371" w:type="dxa"/>
          </w:tcPr>
          <w:p w14:paraId="75EA0F17"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relu</w:t>
            </w:r>
            <w:proofErr w:type="spellEnd"/>
          </w:p>
        </w:tc>
        <w:tc>
          <w:tcPr>
            <w:tcW w:w="1292" w:type="dxa"/>
          </w:tcPr>
          <w:p w14:paraId="2F51EE7A"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10</w:t>
            </w:r>
          </w:p>
        </w:tc>
        <w:tc>
          <w:tcPr>
            <w:tcW w:w="1776" w:type="dxa"/>
          </w:tcPr>
          <w:p w14:paraId="75368161" w14:textId="77777777" w:rsidR="009B2AB4" w:rsidRDefault="008D2BAE">
            <w:pPr>
              <w:widowControl/>
              <w:spacing w:line="285" w:lineRule="atLeast"/>
              <w:jc w:val="center"/>
              <w:rPr>
                <w:rFonts w:asciiTheme="minorEastAsia" w:hAnsiTheme="minorEastAsia" w:cstheme="minorEastAsia"/>
                <w:sz w:val="24"/>
              </w:rPr>
            </w:pP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w:t>
            </w:r>
          </w:p>
        </w:tc>
        <w:tc>
          <w:tcPr>
            <w:tcW w:w="1356" w:type="dxa"/>
          </w:tcPr>
          <w:p w14:paraId="470E55E2"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91.50%</w:t>
            </w:r>
          </w:p>
        </w:tc>
        <w:tc>
          <w:tcPr>
            <w:tcW w:w="1356" w:type="dxa"/>
          </w:tcPr>
          <w:p w14:paraId="0C018B75" w14:textId="77777777" w:rsidR="009B2AB4" w:rsidRDefault="008D2BAE">
            <w:pPr>
              <w:widowControl/>
              <w:spacing w:line="285" w:lineRule="atLeast"/>
              <w:jc w:val="center"/>
              <w:rPr>
                <w:rFonts w:asciiTheme="minorEastAsia" w:hAnsiTheme="minorEastAsia" w:cstheme="minorEastAsia"/>
                <w:sz w:val="24"/>
              </w:rPr>
            </w:pPr>
            <w:r>
              <w:rPr>
                <w:rFonts w:asciiTheme="minorEastAsia" w:hAnsiTheme="minorEastAsia" w:cstheme="minorEastAsia" w:hint="eastAsia"/>
                <w:sz w:val="24"/>
              </w:rPr>
              <w:t>22.64%</w:t>
            </w:r>
          </w:p>
        </w:tc>
      </w:tr>
    </w:tbl>
    <w:p w14:paraId="384C1AC7" w14:textId="77777777" w:rsidR="009B2AB4" w:rsidRDefault="008D2BAE">
      <w:pPr>
        <w:pStyle w:val="a3"/>
        <w:jc w:val="center"/>
        <w:rPr>
          <w:rFonts w:asciiTheme="minorEastAsia" w:hAnsiTheme="minorEastAsia" w:cstheme="minorEastAsia"/>
          <w:sz w:val="24"/>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proofErr w:type="spellStart"/>
      <w:r>
        <w:rPr>
          <w:rFonts w:hint="eastAsia"/>
        </w:rPr>
        <w:t>LeNet</w:t>
      </w:r>
      <w:proofErr w:type="spellEnd"/>
      <w:r>
        <w:rPr>
          <w:rFonts w:hint="eastAsia"/>
        </w:rPr>
        <w:t>应用于</w:t>
      </w:r>
      <w:proofErr w:type="spellStart"/>
      <w:r>
        <w:rPr>
          <w:rFonts w:hint="eastAsia"/>
        </w:rPr>
        <w:t>iChallenge</w:t>
      </w:r>
      <w:proofErr w:type="spellEnd"/>
      <w:r>
        <w:rPr>
          <w:rFonts w:hint="eastAsia"/>
        </w:rPr>
        <w:t>-PM</w:t>
      </w:r>
    </w:p>
    <w:p w14:paraId="5AAC1BCF" w14:textId="77777777" w:rsidR="009B2AB4" w:rsidRDefault="008D2BAE">
      <w:pPr>
        <w:pStyle w:val="2"/>
        <w:numPr>
          <w:ilvl w:val="1"/>
          <w:numId w:val="1"/>
        </w:numPr>
        <w:ind w:firstLineChars="0"/>
      </w:pPr>
      <w:bookmarkStart w:id="165" w:name="_Toc2726"/>
      <w:proofErr w:type="spellStart"/>
      <w:r>
        <w:rPr>
          <w:rFonts w:hint="eastAsia"/>
        </w:rPr>
        <w:t>AlexNet</w:t>
      </w:r>
      <w:proofErr w:type="spellEnd"/>
      <w:r>
        <w:rPr>
          <w:rFonts w:hint="eastAsia"/>
        </w:rPr>
        <w:t>应用于眼疾数据</w:t>
      </w:r>
      <w:proofErr w:type="spellStart"/>
      <w:r>
        <w:rPr>
          <w:rFonts w:hint="eastAsia"/>
        </w:rPr>
        <w:t>iChallenge</w:t>
      </w:r>
      <w:proofErr w:type="spellEnd"/>
      <w:r>
        <w:rPr>
          <w:rFonts w:hint="eastAsia"/>
        </w:rPr>
        <w:t>-PM</w:t>
      </w:r>
      <w:bookmarkEnd w:id="165"/>
    </w:p>
    <w:p w14:paraId="17B3B409" w14:textId="77777777" w:rsidR="009B2AB4" w:rsidRDefault="008D2BAE" w:rsidP="00FA7F01">
      <w:pPr>
        <w:widowControl/>
        <w:shd w:val="clear" w:color="auto" w:fill="FFFFFE"/>
        <w:spacing w:line="360" w:lineRule="auto"/>
        <w:ind w:firstLine="420"/>
        <w:rPr>
          <w:rFonts w:asciiTheme="minorEastAsia" w:hAnsiTheme="minorEastAsia" w:cstheme="minorEastAsia"/>
          <w:sz w:val="24"/>
        </w:rPr>
        <w:pPrChange w:id="166" w:author="Microsoft Office 用户" w:date="2021-04-02T11:59:00Z">
          <w:pPr>
            <w:widowControl/>
            <w:shd w:val="clear" w:color="auto" w:fill="FFFFFE"/>
            <w:spacing w:line="360" w:lineRule="auto"/>
            <w:ind w:firstLine="420"/>
            <w:jc w:val="left"/>
          </w:pPr>
        </w:pPrChange>
      </w:pP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也就是2012年获得ImageNet图像分类比赛冠军的模型。</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网络结构由八层组成：五个卷积层和三个完全连接层。但这并不是</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与众不同的原因。下面是</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卷积神经网络所使用的一些创新点：</w:t>
      </w:r>
    </w:p>
    <w:p w14:paraId="640E7CF5" w14:textId="77777777" w:rsidR="009B2AB4" w:rsidRDefault="008D2BAE" w:rsidP="00FA7F01">
      <w:pPr>
        <w:widowControl/>
        <w:shd w:val="clear" w:color="auto" w:fill="FFFFFE"/>
        <w:spacing w:line="360" w:lineRule="auto"/>
        <w:rPr>
          <w:rFonts w:asciiTheme="minorEastAsia" w:hAnsiTheme="minorEastAsia" w:cstheme="minorEastAsia"/>
          <w:sz w:val="24"/>
        </w:rPr>
        <w:pPrChange w:id="167" w:author="Microsoft Office 用户" w:date="2021-04-02T11:59:00Z">
          <w:pPr>
            <w:widowControl/>
            <w:shd w:val="clear" w:color="auto" w:fill="FFFFFE"/>
            <w:spacing w:line="360" w:lineRule="auto"/>
            <w:jc w:val="left"/>
          </w:pPr>
        </w:pPrChange>
      </w:pPr>
      <w:r>
        <w:rPr>
          <w:rFonts w:asciiTheme="minorEastAsia" w:hAnsiTheme="minorEastAsia" w:cstheme="minorEastAsia" w:hint="eastAsia"/>
          <w:sz w:val="24"/>
        </w:rPr>
        <w:lastRenderedPageBreak/>
        <w:t>·RELU Nonlinearity。</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使用</w:t>
      </w:r>
      <w:proofErr w:type="spellStart"/>
      <w:r>
        <w:rPr>
          <w:rFonts w:asciiTheme="minorEastAsia" w:hAnsiTheme="minorEastAsia" w:cstheme="minorEastAsia" w:hint="eastAsia"/>
          <w:sz w:val="24"/>
        </w:rPr>
        <w:t>ReLU</w:t>
      </w:r>
      <w:proofErr w:type="spellEnd"/>
      <w:r>
        <w:rPr>
          <w:rFonts w:asciiTheme="minorEastAsia" w:hAnsiTheme="minorEastAsia" w:cstheme="minorEastAsia" w:hint="eastAsia"/>
          <w:sz w:val="24"/>
        </w:rPr>
        <w:t>代替当时的标准</w:t>
      </w:r>
      <w:proofErr w:type="spellStart"/>
      <w:r>
        <w:rPr>
          <w:rFonts w:asciiTheme="minorEastAsia" w:hAnsiTheme="minorEastAsia" w:cstheme="minorEastAsia" w:hint="eastAsia"/>
          <w:sz w:val="24"/>
        </w:rPr>
        <w:t>tanh</w:t>
      </w:r>
      <w:proofErr w:type="spellEnd"/>
      <w:r>
        <w:rPr>
          <w:rFonts w:asciiTheme="minorEastAsia" w:hAnsiTheme="minorEastAsia" w:cstheme="minorEastAsia" w:hint="eastAsia"/>
          <w:sz w:val="24"/>
        </w:rPr>
        <w:t>作为激活函数。</w:t>
      </w:r>
      <w:proofErr w:type="spellStart"/>
      <w:r>
        <w:rPr>
          <w:rFonts w:asciiTheme="minorEastAsia" w:hAnsiTheme="minorEastAsia" w:cstheme="minorEastAsia" w:hint="eastAsia"/>
          <w:sz w:val="24"/>
        </w:rPr>
        <w:t>ReLU</w:t>
      </w:r>
      <w:proofErr w:type="spellEnd"/>
      <w:r>
        <w:rPr>
          <w:rFonts w:asciiTheme="minorEastAsia" w:hAnsiTheme="minorEastAsia" w:cstheme="minorEastAsia" w:hint="eastAsia"/>
          <w:sz w:val="24"/>
        </w:rPr>
        <w:t>的优势在于训练时间。使用</w:t>
      </w:r>
      <w:proofErr w:type="spellStart"/>
      <w:r>
        <w:rPr>
          <w:rFonts w:asciiTheme="minorEastAsia" w:hAnsiTheme="minorEastAsia" w:cstheme="minorEastAsia" w:hint="eastAsia"/>
          <w:sz w:val="24"/>
        </w:rPr>
        <w:t>ReLU</w:t>
      </w:r>
      <w:proofErr w:type="spellEnd"/>
      <w:r>
        <w:rPr>
          <w:rFonts w:asciiTheme="minorEastAsia" w:hAnsiTheme="minorEastAsia" w:cstheme="minorEastAsia" w:hint="eastAsia"/>
          <w:sz w:val="24"/>
        </w:rPr>
        <w:t>的CNN在CIFAR-10数据集上达到25％错误率的速度比使用</w:t>
      </w:r>
      <w:proofErr w:type="spellStart"/>
      <w:r>
        <w:rPr>
          <w:rFonts w:asciiTheme="minorEastAsia" w:hAnsiTheme="minorEastAsia" w:cstheme="minorEastAsia" w:hint="eastAsia"/>
          <w:sz w:val="24"/>
        </w:rPr>
        <w:t>tanh</w:t>
      </w:r>
      <w:proofErr w:type="spellEnd"/>
      <w:r>
        <w:rPr>
          <w:rFonts w:asciiTheme="minorEastAsia" w:hAnsiTheme="minorEastAsia" w:cstheme="minorEastAsia" w:hint="eastAsia"/>
          <w:sz w:val="24"/>
        </w:rPr>
        <w:t>的CNN快六倍。</w:t>
      </w:r>
    </w:p>
    <w:p w14:paraId="1ADCABFB" w14:textId="77777777" w:rsidR="009B2AB4" w:rsidRDefault="008D2BAE" w:rsidP="00FA7F01">
      <w:pPr>
        <w:tabs>
          <w:tab w:val="left" w:pos="312"/>
        </w:tabs>
        <w:spacing w:line="360" w:lineRule="auto"/>
        <w:jc w:val="left"/>
        <w:rPr>
          <w:rFonts w:asciiTheme="minorEastAsia" w:hAnsiTheme="minorEastAsia" w:cstheme="minorEastAsia"/>
          <w:sz w:val="24"/>
        </w:rPr>
        <w:pPrChange w:id="168" w:author="Microsoft Office 用户" w:date="2021-04-02T11:59:00Z">
          <w:pPr>
            <w:tabs>
              <w:tab w:val="left" w:pos="312"/>
            </w:tabs>
            <w:spacing w:line="360" w:lineRule="auto"/>
          </w:pPr>
        </w:pPrChange>
      </w:pPr>
      <w:r>
        <w:rPr>
          <w:rFonts w:asciiTheme="minorEastAsia" w:hAnsiTheme="minorEastAsia" w:cstheme="minorEastAsia" w:hint="eastAsia"/>
          <w:sz w:val="24"/>
        </w:rPr>
        <w:t>·Multiple GPUs。多GPU分布式训练模型，在ImageNet的比赛上，Hinton的研究团队将模型的神经元一半放在一个GPU上，另一半放在另一个GPU上，以此来进行多GPU训练，这不仅意味着可以训练更大的模型，而且可以减少训练时间。</w:t>
      </w:r>
    </w:p>
    <w:p w14:paraId="1EBE8205"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w:t>
      </w:r>
      <w:proofErr w:type="spellStart"/>
      <w:r>
        <w:rPr>
          <w:rFonts w:asciiTheme="minorEastAsia" w:hAnsiTheme="minorEastAsia" w:cstheme="minorEastAsia" w:hint="eastAsia"/>
          <w:sz w:val="24"/>
        </w:rPr>
        <w:t>OverlappingPooling</w:t>
      </w:r>
      <w:proofErr w:type="spellEnd"/>
      <w:r>
        <w:rPr>
          <w:rFonts w:asciiTheme="minorEastAsia" w:hAnsiTheme="minorEastAsia" w:cstheme="minorEastAsia" w:hint="eastAsia"/>
          <w:sz w:val="24"/>
        </w:rPr>
        <w:t>。作者引入重叠池化</w:t>
      </w:r>
      <w:r>
        <w:rPr>
          <w:rFonts w:asciiTheme="minorEastAsia" w:hAnsiTheme="minorEastAsia" w:cstheme="minorEastAsia" w:hint="eastAsia"/>
          <w:sz w:val="24"/>
          <w:vertAlign w:val="superscript"/>
        </w:rPr>
        <w:t>[19]</w:t>
      </w:r>
      <w:r>
        <w:rPr>
          <w:rFonts w:asciiTheme="minorEastAsia" w:hAnsiTheme="minorEastAsia" w:cstheme="minorEastAsia" w:hint="eastAsia"/>
          <w:sz w:val="24"/>
        </w:rPr>
        <w:t>时，发现误差能减少约0.5%。</w:t>
      </w:r>
    </w:p>
    <w:p w14:paraId="0D8EB863" w14:textId="77777777" w:rsidR="009B2AB4" w:rsidRDefault="008D2BAE" w:rsidP="00FA7F01">
      <w:pPr>
        <w:tabs>
          <w:tab w:val="left" w:pos="312"/>
        </w:tabs>
        <w:spacing w:line="360" w:lineRule="auto"/>
        <w:jc w:val="left"/>
        <w:rPr>
          <w:rFonts w:asciiTheme="minorEastAsia" w:hAnsiTheme="minorEastAsia" w:cstheme="minorEastAsia"/>
          <w:sz w:val="24"/>
        </w:rPr>
        <w:pPrChange w:id="169" w:author="Microsoft Office 用户" w:date="2021-04-02T11:59:00Z">
          <w:pPr>
            <w:tabs>
              <w:tab w:val="left" w:pos="312"/>
            </w:tabs>
            <w:spacing w:line="360" w:lineRule="auto"/>
          </w:pPr>
        </w:pPrChange>
      </w:pPr>
      <w:r>
        <w:rPr>
          <w:rFonts w:asciiTheme="minorEastAsia" w:hAnsiTheme="minorEastAsia" w:cstheme="minorEastAsia" w:hint="eastAsia"/>
          <w:sz w:val="24"/>
        </w:rPr>
        <w:tab/>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一共有6000万个参数，那么面对如此巨大的参数量，</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使用下面两种方法来抑制过拟合：</w:t>
      </w:r>
    </w:p>
    <w:p w14:paraId="374454C7" w14:textId="77777777" w:rsidR="009B2AB4" w:rsidRDefault="008D2BAE" w:rsidP="00FA7F01">
      <w:pPr>
        <w:tabs>
          <w:tab w:val="left" w:pos="312"/>
        </w:tabs>
        <w:spacing w:line="360" w:lineRule="auto"/>
        <w:jc w:val="left"/>
        <w:rPr>
          <w:rFonts w:asciiTheme="minorEastAsia" w:hAnsiTheme="minorEastAsia" w:cstheme="minorEastAsia"/>
          <w:sz w:val="24"/>
        </w:rPr>
        <w:pPrChange w:id="170" w:author="Microsoft Office 用户" w:date="2021-04-02T11:59:00Z">
          <w:pPr>
            <w:tabs>
              <w:tab w:val="left" w:pos="312"/>
            </w:tabs>
            <w:spacing w:line="360" w:lineRule="auto"/>
          </w:pPr>
        </w:pPrChange>
      </w:pPr>
      <w:r>
        <w:rPr>
          <w:rFonts w:asciiTheme="minorEastAsia" w:hAnsiTheme="minorEastAsia" w:cstheme="minorEastAsia" w:hint="eastAsia"/>
          <w:sz w:val="24"/>
        </w:rPr>
        <w:t>·Dropout。Dropout技术是以预定概率，例如50％来(临时)删除神经元，可以有效增强模型的泛化能力，抑制过拟合，但是相应的会增加模型的训练时间。</w:t>
      </w:r>
    </w:p>
    <w:p w14:paraId="53753394" w14:textId="77777777" w:rsidR="009B2AB4" w:rsidRDefault="008D2BAE" w:rsidP="00FA7F01">
      <w:pPr>
        <w:tabs>
          <w:tab w:val="left" w:pos="312"/>
        </w:tabs>
        <w:spacing w:line="360" w:lineRule="auto"/>
        <w:jc w:val="left"/>
        <w:rPr>
          <w:rFonts w:asciiTheme="minorEastAsia" w:hAnsiTheme="minorEastAsia" w:cstheme="minorEastAsia"/>
          <w:sz w:val="24"/>
        </w:rPr>
        <w:pPrChange w:id="171" w:author="Microsoft Office 用户" w:date="2021-04-02T11:59:00Z">
          <w:pPr>
            <w:tabs>
              <w:tab w:val="left" w:pos="312"/>
            </w:tabs>
            <w:spacing w:line="360" w:lineRule="auto"/>
          </w:pPr>
        </w:pPrChange>
      </w:pPr>
      <w:r>
        <w:rPr>
          <w:rFonts w:asciiTheme="minorEastAsia" w:hAnsiTheme="minorEastAsia" w:cstheme="minorEastAsia" w:hint="eastAsia"/>
          <w:sz w:val="24"/>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14:paraId="52489413"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本文将</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模型应用于</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-PM数据集上，看相对于</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模型能不能提升分类精度。下面介绍本文所做的</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网络参数。输入依然是</w:t>
      </w:r>
      <m:oMath>
        <m:r>
          <m:rPr>
            <m:sty m:val="p"/>
          </m:rPr>
          <w:rPr>
            <w:rFonts w:ascii="Cambria Math" w:hAnsi="Cambria Math" w:cstheme="minorEastAsia"/>
            <w:sz w:val="24"/>
          </w:rPr>
          <m:t>224</m:t>
        </m:r>
        <m:r>
          <m:rPr>
            <m:sty m:val="p"/>
          </m:rPr>
          <w:rPr>
            <w:rFonts w:ascii="Cambria Math" w:hAnsi="Cambria Math" w:cstheme="minorEastAsia" w:hint="eastAsia"/>
            <w:sz w:val="24"/>
          </w:rPr>
          <m:t>×</m:t>
        </m:r>
        <m:r>
          <m:rPr>
            <m:sty m:val="p"/>
          </m:rPr>
          <w:rPr>
            <w:rFonts w:ascii="Cambria Math" w:hAnsi="Cambria Math" w:cstheme="minorEastAsia"/>
            <w:sz w:val="24"/>
          </w:rPr>
          <m:t>224</m:t>
        </m:r>
      </m:oMath>
      <w:r>
        <w:rPr>
          <w:rFonts w:asciiTheme="minorEastAsia" w:hAnsiTheme="minorEastAsia" w:cstheme="minorEastAsia" w:hint="eastAsia"/>
          <w:sz w:val="24"/>
        </w:rPr>
        <w:t>，第一层卷积数字通道为3，卷积核大小为11，一共96个卷积核，步长设置为4，padding填充设置为5，激活函数全部是RELU。第二层最大池化，采样区域</w:t>
      </w:r>
      <m:oMath>
        <m:r>
          <m:rPr>
            <m:sty m:val="p"/>
          </m:rPr>
          <w:rPr>
            <w:rFonts w:ascii="Cambria Math" w:hAnsi="Cambria Math" w:cstheme="minorEastAsia"/>
            <w:sz w:val="24"/>
          </w:rPr>
          <m:t>2</m:t>
        </m:r>
        <m:r>
          <m:rPr>
            <m:sty m:val="p"/>
          </m:rPr>
          <w:rPr>
            <w:rFonts w:ascii="Cambria Math" w:hAnsi="Cambria Math" w:cstheme="minorEastAsia" w:hint="eastAsia"/>
            <w:sz w:val="24"/>
          </w:rPr>
          <m:t>×</m:t>
        </m:r>
        <m:r>
          <m:rPr>
            <m:sty m:val="p"/>
          </m:rPr>
          <w:rPr>
            <w:rFonts w:ascii="Cambria Math" w:hAnsi="Cambria Math" w:cstheme="minorEastAsia"/>
            <w:sz w:val="24"/>
          </w:rPr>
          <m:t>2</m:t>
        </m:r>
      </m:oMath>
      <w:r>
        <w:rPr>
          <w:rFonts w:asciiTheme="minorEastAsia" w:hAnsiTheme="minorEastAsia" w:cstheme="minorEastAsia" w:hint="eastAsia"/>
          <w:sz w:val="24"/>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网络在</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-PM数据</w:t>
      </w:r>
      <w:r>
        <w:rPr>
          <w:rFonts w:asciiTheme="minorEastAsia" w:hAnsiTheme="minorEastAsia" w:cstheme="minorEastAsia" w:hint="eastAsia"/>
          <w:sz w:val="24"/>
        </w:rPr>
        <w:lastRenderedPageBreak/>
        <w:t>集上能达到91.75%的准确率，loss为22.45%。经过10轮训练，准确率可以达到93.25%，loss降低到17.58%，由此可见在图片尺寸较大的情况下，</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相较于原作者提出的</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结构有更好的分类效果。</w:t>
      </w:r>
    </w:p>
    <w:p w14:paraId="4565788A" w14:textId="77777777" w:rsidR="009B2AB4" w:rsidRDefault="008D2BAE">
      <w:pPr>
        <w:pStyle w:val="1"/>
        <w:numPr>
          <w:ilvl w:val="0"/>
          <w:numId w:val="1"/>
        </w:numPr>
      </w:pPr>
      <w:bookmarkStart w:id="172" w:name="_Toc32381"/>
      <w:r>
        <w:rPr>
          <w:rFonts w:hint="eastAsia"/>
        </w:rPr>
        <w:t>总结</w:t>
      </w:r>
      <w:bookmarkEnd w:id="172"/>
    </w:p>
    <w:p w14:paraId="60CE2597" w14:textId="77777777" w:rsidR="009B2AB4" w:rsidRDefault="008D2BAE">
      <w:pPr>
        <w:tabs>
          <w:tab w:val="left" w:pos="312"/>
        </w:tabs>
        <w:spacing w:line="360" w:lineRule="auto"/>
      </w:pPr>
      <w:r>
        <w:rPr>
          <w:rFonts w:asciiTheme="minorEastAsia" w:hAnsiTheme="minorEastAsia" w:cstheme="minorEastAsia" w:hint="eastAsia"/>
          <w:sz w:val="24"/>
        </w:rPr>
        <w:tab/>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，VGG等等都是基于这些经典模型的思想去改进的。随后使用了paddle深度学习框架进行神经网络的搭建，将</w:t>
      </w:r>
      <w:proofErr w:type="spellStart"/>
      <w:r>
        <w:rPr>
          <w:rFonts w:asciiTheme="minorEastAsia" w:hAnsiTheme="minorEastAsia" w:cstheme="minorEastAsia" w:hint="eastAsia"/>
          <w:sz w:val="24"/>
        </w:rPr>
        <w:t>AlexNet</w:t>
      </w:r>
      <w:proofErr w:type="spellEnd"/>
      <w:r>
        <w:rPr>
          <w:rFonts w:asciiTheme="minorEastAsia" w:hAnsiTheme="minorEastAsia" w:cstheme="minorEastAsia" w:hint="eastAsia"/>
          <w:sz w:val="24"/>
        </w:rPr>
        <w:t>和</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应用到图像分类上，在</w:t>
      </w:r>
      <w:proofErr w:type="spellStart"/>
      <w:r>
        <w:rPr>
          <w:rFonts w:asciiTheme="minorEastAsia" w:hAnsiTheme="minorEastAsia" w:cstheme="minorEastAsia" w:hint="eastAsia"/>
          <w:sz w:val="24"/>
        </w:rPr>
        <w:t>iChallenge</w:t>
      </w:r>
      <w:proofErr w:type="spellEnd"/>
      <w:r>
        <w:rPr>
          <w:rFonts w:asciiTheme="minorEastAsia" w:hAnsiTheme="minorEastAsia" w:cstheme="minorEastAsia" w:hint="eastAsia"/>
          <w:sz w:val="24"/>
        </w:rPr>
        <w:t>-PM和手写数据集上面验证了网络的准确率。并基于</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原作者的网络将激活函数修改为更适用于图像卷积的</w:t>
      </w:r>
      <w:proofErr w:type="spellStart"/>
      <w:r>
        <w:rPr>
          <w:rFonts w:asciiTheme="minorEastAsia" w:hAnsiTheme="minorEastAsia" w:cstheme="minorEastAsia" w:hint="eastAsia"/>
          <w:sz w:val="24"/>
        </w:rPr>
        <w:t>ReLU</w:t>
      </w:r>
      <w:proofErr w:type="spellEnd"/>
      <w:r>
        <w:rPr>
          <w:rFonts w:asciiTheme="minorEastAsia" w:hAnsiTheme="minorEastAsia" w:cstheme="minorEastAsia" w:hint="eastAsia"/>
          <w:sz w:val="24"/>
        </w:rPr>
        <w:t>函数，从而使得</w:t>
      </w:r>
      <w:proofErr w:type="spellStart"/>
      <w:r>
        <w:rPr>
          <w:rFonts w:asciiTheme="minorEastAsia" w:hAnsiTheme="minorEastAsia" w:cstheme="minorEastAsia" w:hint="eastAsia"/>
          <w:sz w:val="24"/>
        </w:rPr>
        <w:t>LeNet</w:t>
      </w:r>
      <w:proofErr w:type="spellEnd"/>
      <w:r>
        <w:rPr>
          <w:rFonts w:asciiTheme="minorEastAsia" w:hAnsiTheme="minorEastAsia" w:cstheme="minorEastAsia" w:hint="eastAsia"/>
          <w:sz w:val="24"/>
        </w:rPr>
        <w:t>模型的精度有所提升。</w:t>
      </w:r>
    </w:p>
    <w:p w14:paraId="5F84FB6E" w14:textId="77777777" w:rsidR="009B2AB4" w:rsidRDefault="008D2BAE">
      <w:pPr>
        <w:pStyle w:val="1"/>
        <w:numPr>
          <w:ilvl w:val="0"/>
          <w:numId w:val="1"/>
        </w:numPr>
      </w:pPr>
      <w:bookmarkStart w:id="173" w:name="_Toc4005"/>
      <w:r>
        <w:rPr>
          <w:rFonts w:hint="eastAsia"/>
        </w:rPr>
        <w:t>展望</w:t>
      </w:r>
      <w:bookmarkEnd w:id="173"/>
    </w:p>
    <w:p w14:paraId="0BAE822E"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14:paraId="40C4E2AC"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14:paraId="5C38B0A8" w14:textId="77777777" w:rsidR="009B2AB4" w:rsidRDefault="008D2BAE">
      <w:pPr>
        <w:tabs>
          <w:tab w:val="left" w:pos="312"/>
        </w:tabs>
        <w:spacing w:line="360" w:lineRule="auto"/>
        <w:rPr>
          <w:rFonts w:asciiTheme="minorEastAsia" w:hAnsiTheme="minorEastAsia" w:cstheme="minorEastAsia"/>
          <w:sz w:val="24"/>
        </w:rPr>
      </w:pPr>
      <w:r>
        <w:rPr>
          <w:rFonts w:asciiTheme="minorEastAsia" w:hAnsiTheme="minorEastAsia" w:cstheme="minorEastAsia" w:hint="eastAsia"/>
          <w:sz w:val="24"/>
        </w:rPr>
        <w:tab/>
        <w:t>(2)深度学习内部可视化。目前深度学习的内部仍是黑箱子，比如</w:t>
      </w:r>
      <w:proofErr w:type="spellStart"/>
      <w:r>
        <w:rPr>
          <w:rFonts w:asciiTheme="minorEastAsia" w:hAnsiTheme="minorEastAsia" w:cstheme="minorEastAsia" w:hint="eastAsia"/>
          <w:sz w:val="24"/>
        </w:rPr>
        <w:t>PyramidBox</w:t>
      </w:r>
      <w:proofErr w:type="spellEnd"/>
      <w:r>
        <w:rPr>
          <w:rFonts w:asciiTheme="minorEastAsia" w:hAnsiTheme="minorEastAsia" w:cstheme="minorEastAsia" w:hint="eastAsia"/>
          <w:sz w:val="24"/>
        </w:rPr>
        <w:t>模型就是用了VGG16的预训练参数进行的参数初始化，而VGG16的意思就是网络有13个卷积层，3个全连接层，中间涉及的参数数量非常庞大，训练过程无法</w:t>
      </w:r>
      <w:r>
        <w:rPr>
          <w:rFonts w:asciiTheme="minorEastAsia" w:hAnsiTheme="minorEastAsia" w:cstheme="minorEastAsia" w:hint="eastAsia"/>
          <w:sz w:val="24"/>
        </w:rPr>
        <w:lastRenderedPageBreak/>
        <w:t>解释，这决定了网络的输出不够有解释性，那么在相对比较严谨的领域(如医疗诊断)就会不够说服力。那么为了能够将深度学习更好的应用到各行各业，对深度学习内部可视化的研究也是非常重要的。</w:t>
      </w:r>
    </w:p>
    <w:p w14:paraId="05DE0483" w14:textId="77777777" w:rsidR="009B2AB4" w:rsidRDefault="009B2AB4">
      <w:pPr>
        <w:tabs>
          <w:tab w:val="left" w:pos="312"/>
        </w:tabs>
        <w:spacing w:line="360" w:lineRule="auto"/>
        <w:rPr>
          <w:rFonts w:asciiTheme="minorEastAsia" w:hAnsiTheme="minorEastAsia" w:cstheme="minorEastAsia"/>
          <w:sz w:val="24"/>
        </w:rPr>
      </w:pPr>
    </w:p>
    <w:p w14:paraId="315FC326" w14:textId="77777777" w:rsidR="009B2AB4" w:rsidRDefault="009B2AB4"/>
    <w:p w14:paraId="41CE4D11" w14:textId="77777777" w:rsidR="009B2AB4" w:rsidRDefault="009B2AB4">
      <w:pPr>
        <w:tabs>
          <w:tab w:val="left" w:pos="312"/>
        </w:tabs>
        <w:rPr>
          <w:rFonts w:asciiTheme="minorEastAsia" w:hAnsiTheme="minorEastAsia" w:cstheme="minorEastAsia"/>
          <w:sz w:val="24"/>
        </w:rPr>
      </w:pPr>
    </w:p>
    <w:p w14:paraId="226F4ADC" w14:textId="77777777" w:rsidR="009B2AB4" w:rsidRDefault="009B2AB4">
      <w:pPr>
        <w:tabs>
          <w:tab w:val="left" w:pos="312"/>
        </w:tabs>
        <w:rPr>
          <w:rFonts w:asciiTheme="minorEastAsia" w:hAnsiTheme="minorEastAsia" w:cstheme="minorEastAsia"/>
          <w:sz w:val="24"/>
        </w:rPr>
      </w:pPr>
    </w:p>
    <w:p w14:paraId="2297B0EA" w14:textId="77777777" w:rsidR="009B2AB4" w:rsidRDefault="009B2AB4">
      <w:pPr>
        <w:tabs>
          <w:tab w:val="left" w:pos="312"/>
        </w:tabs>
        <w:rPr>
          <w:rFonts w:asciiTheme="minorEastAsia" w:hAnsiTheme="minorEastAsia" w:cstheme="minorEastAsia"/>
          <w:sz w:val="24"/>
        </w:rPr>
      </w:pPr>
    </w:p>
    <w:p w14:paraId="306AD66D" w14:textId="77777777" w:rsidR="009B2AB4" w:rsidRDefault="009B2AB4">
      <w:pPr>
        <w:tabs>
          <w:tab w:val="left" w:pos="312"/>
        </w:tabs>
        <w:rPr>
          <w:rFonts w:asciiTheme="minorEastAsia" w:hAnsiTheme="minorEastAsia" w:cstheme="minorEastAsia"/>
          <w:sz w:val="24"/>
        </w:rPr>
      </w:pPr>
    </w:p>
    <w:p w14:paraId="0DB0F023" w14:textId="77777777" w:rsidR="009B2AB4" w:rsidRDefault="009B2AB4">
      <w:pPr>
        <w:tabs>
          <w:tab w:val="left" w:pos="312"/>
        </w:tabs>
        <w:rPr>
          <w:rFonts w:asciiTheme="minorEastAsia" w:hAnsiTheme="minorEastAsia" w:cstheme="minorEastAsia"/>
          <w:sz w:val="24"/>
        </w:rPr>
      </w:pPr>
    </w:p>
    <w:p w14:paraId="57F92EB4" w14:textId="77777777" w:rsidR="009B2AB4" w:rsidRDefault="009B2AB4">
      <w:pPr>
        <w:tabs>
          <w:tab w:val="left" w:pos="312"/>
        </w:tabs>
        <w:rPr>
          <w:rFonts w:asciiTheme="minorEastAsia" w:hAnsiTheme="minorEastAsia" w:cstheme="minorEastAsia"/>
          <w:sz w:val="24"/>
        </w:rPr>
      </w:pPr>
    </w:p>
    <w:p w14:paraId="0D818DE1" w14:textId="77777777" w:rsidR="009B2AB4" w:rsidRDefault="009B2AB4">
      <w:pPr>
        <w:tabs>
          <w:tab w:val="left" w:pos="312"/>
        </w:tabs>
        <w:rPr>
          <w:rFonts w:asciiTheme="minorEastAsia" w:hAnsiTheme="minorEastAsia" w:cstheme="minorEastAsia"/>
          <w:sz w:val="24"/>
        </w:rPr>
      </w:pPr>
    </w:p>
    <w:p w14:paraId="3E2CA616" w14:textId="77777777" w:rsidR="009B2AB4" w:rsidRDefault="009B2AB4">
      <w:pPr>
        <w:tabs>
          <w:tab w:val="left" w:pos="312"/>
        </w:tabs>
        <w:rPr>
          <w:rFonts w:asciiTheme="minorEastAsia" w:hAnsiTheme="minorEastAsia" w:cstheme="minorEastAsia"/>
          <w:sz w:val="24"/>
        </w:rPr>
      </w:pPr>
    </w:p>
    <w:p w14:paraId="51EC806B" w14:textId="77777777" w:rsidR="009B2AB4" w:rsidRDefault="009B2AB4">
      <w:pPr>
        <w:tabs>
          <w:tab w:val="left" w:pos="312"/>
        </w:tabs>
        <w:rPr>
          <w:rFonts w:asciiTheme="minorEastAsia" w:hAnsiTheme="minorEastAsia" w:cstheme="minorEastAsia"/>
          <w:sz w:val="24"/>
        </w:rPr>
      </w:pPr>
    </w:p>
    <w:p w14:paraId="79076E52" w14:textId="77777777" w:rsidR="009B2AB4" w:rsidRDefault="009B2AB4">
      <w:pPr>
        <w:tabs>
          <w:tab w:val="left" w:pos="312"/>
        </w:tabs>
        <w:rPr>
          <w:rFonts w:asciiTheme="minorEastAsia" w:hAnsiTheme="minorEastAsia" w:cstheme="minorEastAsia"/>
          <w:sz w:val="24"/>
        </w:rPr>
      </w:pPr>
    </w:p>
    <w:p w14:paraId="2D203DBF" w14:textId="77777777" w:rsidR="009B2AB4" w:rsidRDefault="009B2AB4">
      <w:pPr>
        <w:tabs>
          <w:tab w:val="left" w:pos="312"/>
        </w:tabs>
        <w:rPr>
          <w:rFonts w:asciiTheme="minorEastAsia" w:hAnsiTheme="minorEastAsia" w:cstheme="minorEastAsia"/>
          <w:sz w:val="24"/>
        </w:rPr>
      </w:pPr>
    </w:p>
    <w:p w14:paraId="48ED88E6" w14:textId="77777777" w:rsidR="009B2AB4" w:rsidRDefault="009B2AB4">
      <w:pPr>
        <w:tabs>
          <w:tab w:val="left" w:pos="312"/>
        </w:tabs>
        <w:rPr>
          <w:rFonts w:asciiTheme="minorEastAsia" w:hAnsiTheme="minorEastAsia" w:cstheme="minorEastAsia"/>
          <w:sz w:val="24"/>
        </w:rPr>
      </w:pPr>
    </w:p>
    <w:p w14:paraId="5BA9C874" w14:textId="77777777" w:rsidR="009B2AB4" w:rsidRDefault="009B2AB4">
      <w:pPr>
        <w:tabs>
          <w:tab w:val="left" w:pos="312"/>
        </w:tabs>
        <w:rPr>
          <w:rFonts w:asciiTheme="minorEastAsia" w:hAnsiTheme="minorEastAsia" w:cstheme="minorEastAsia"/>
          <w:sz w:val="24"/>
        </w:rPr>
      </w:pPr>
    </w:p>
    <w:p w14:paraId="1B7BEF5F" w14:textId="77777777" w:rsidR="009B2AB4" w:rsidRDefault="009B2AB4">
      <w:pPr>
        <w:tabs>
          <w:tab w:val="left" w:pos="312"/>
        </w:tabs>
        <w:rPr>
          <w:rFonts w:asciiTheme="minorEastAsia" w:hAnsiTheme="minorEastAsia" w:cstheme="minorEastAsia"/>
          <w:sz w:val="24"/>
        </w:rPr>
      </w:pPr>
    </w:p>
    <w:p w14:paraId="7C9AD232" w14:textId="77777777" w:rsidR="009B2AB4" w:rsidRDefault="009B2AB4">
      <w:pPr>
        <w:tabs>
          <w:tab w:val="left" w:pos="312"/>
        </w:tabs>
        <w:rPr>
          <w:rFonts w:asciiTheme="minorEastAsia" w:hAnsiTheme="minorEastAsia" w:cstheme="minorEastAsia"/>
          <w:sz w:val="24"/>
        </w:rPr>
      </w:pPr>
    </w:p>
    <w:p w14:paraId="5A7EBB54" w14:textId="77777777" w:rsidR="009B2AB4" w:rsidRDefault="009B2AB4">
      <w:pPr>
        <w:tabs>
          <w:tab w:val="left" w:pos="312"/>
        </w:tabs>
        <w:rPr>
          <w:rFonts w:asciiTheme="minorEastAsia" w:hAnsiTheme="minorEastAsia" w:cstheme="minorEastAsia"/>
          <w:sz w:val="24"/>
        </w:rPr>
      </w:pPr>
    </w:p>
    <w:p w14:paraId="4AE56666" w14:textId="77777777" w:rsidR="009B2AB4" w:rsidRDefault="009B2AB4">
      <w:pPr>
        <w:tabs>
          <w:tab w:val="left" w:pos="312"/>
        </w:tabs>
        <w:rPr>
          <w:rFonts w:asciiTheme="minorEastAsia" w:hAnsiTheme="minorEastAsia" w:cstheme="minorEastAsia"/>
          <w:sz w:val="24"/>
        </w:rPr>
      </w:pPr>
    </w:p>
    <w:p w14:paraId="5D962B93" w14:textId="77777777" w:rsidR="009B2AB4" w:rsidRDefault="009B2AB4">
      <w:pPr>
        <w:tabs>
          <w:tab w:val="left" w:pos="312"/>
        </w:tabs>
        <w:rPr>
          <w:rFonts w:asciiTheme="minorEastAsia" w:hAnsiTheme="minorEastAsia" w:cstheme="minorEastAsia"/>
          <w:sz w:val="24"/>
        </w:rPr>
      </w:pPr>
    </w:p>
    <w:p w14:paraId="65127C0B" w14:textId="77777777" w:rsidR="009B2AB4" w:rsidRDefault="009B2AB4">
      <w:pPr>
        <w:tabs>
          <w:tab w:val="left" w:pos="312"/>
        </w:tabs>
        <w:rPr>
          <w:rFonts w:asciiTheme="minorEastAsia" w:hAnsiTheme="minorEastAsia" w:cstheme="minorEastAsia"/>
          <w:sz w:val="24"/>
        </w:rPr>
      </w:pPr>
    </w:p>
    <w:p w14:paraId="112DA371" w14:textId="77777777" w:rsidR="009B2AB4" w:rsidRDefault="009B2AB4">
      <w:pPr>
        <w:tabs>
          <w:tab w:val="left" w:pos="312"/>
        </w:tabs>
        <w:rPr>
          <w:rFonts w:asciiTheme="minorEastAsia" w:hAnsiTheme="minorEastAsia" w:cstheme="minorEastAsia"/>
          <w:sz w:val="24"/>
        </w:rPr>
      </w:pPr>
    </w:p>
    <w:p w14:paraId="1EE3D9AE" w14:textId="77777777" w:rsidR="009B2AB4" w:rsidRDefault="009B2AB4">
      <w:pPr>
        <w:tabs>
          <w:tab w:val="left" w:pos="312"/>
        </w:tabs>
        <w:rPr>
          <w:rFonts w:asciiTheme="minorEastAsia" w:hAnsiTheme="minorEastAsia" w:cstheme="minorEastAsia"/>
          <w:sz w:val="24"/>
        </w:rPr>
      </w:pPr>
    </w:p>
    <w:p w14:paraId="2622A175" w14:textId="77777777" w:rsidR="009B2AB4" w:rsidRDefault="009B2AB4">
      <w:pPr>
        <w:tabs>
          <w:tab w:val="left" w:pos="312"/>
        </w:tabs>
        <w:rPr>
          <w:rFonts w:asciiTheme="minorEastAsia" w:hAnsiTheme="minorEastAsia" w:cstheme="minorEastAsia"/>
          <w:sz w:val="24"/>
        </w:rPr>
      </w:pPr>
    </w:p>
    <w:p w14:paraId="1998D6A7" w14:textId="77777777" w:rsidR="009B2AB4" w:rsidRDefault="009B2AB4">
      <w:pPr>
        <w:tabs>
          <w:tab w:val="left" w:pos="312"/>
        </w:tabs>
        <w:rPr>
          <w:rFonts w:asciiTheme="minorEastAsia" w:hAnsiTheme="minorEastAsia" w:cstheme="minorEastAsia"/>
          <w:sz w:val="24"/>
        </w:rPr>
      </w:pPr>
    </w:p>
    <w:p w14:paraId="176F93A5" w14:textId="77777777" w:rsidR="009B2AB4" w:rsidRDefault="009B2AB4">
      <w:pPr>
        <w:tabs>
          <w:tab w:val="left" w:pos="312"/>
        </w:tabs>
        <w:rPr>
          <w:rFonts w:asciiTheme="minorEastAsia" w:hAnsiTheme="minorEastAsia" w:cstheme="minorEastAsia"/>
          <w:sz w:val="24"/>
        </w:rPr>
      </w:pPr>
    </w:p>
    <w:p w14:paraId="2E7FE5A7" w14:textId="77777777" w:rsidR="009B2AB4" w:rsidRDefault="009B2AB4">
      <w:pPr>
        <w:tabs>
          <w:tab w:val="left" w:pos="312"/>
        </w:tabs>
        <w:rPr>
          <w:rFonts w:asciiTheme="minorEastAsia" w:hAnsiTheme="minorEastAsia" w:cstheme="minorEastAsia"/>
          <w:sz w:val="24"/>
        </w:rPr>
      </w:pPr>
    </w:p>
    <w:p w14:paraId="7B9A00CB" w14:textId="77777777" w:rsidR="009B2AB4" w:rsidRDefault="009B2AB4">
      <w:pPr>
        <w:tabs>
          <w:tab w:val="left" w:pos="312"/>
        </w:tabs>
        <w:rPr>
          <w:rFonts w:asciiTheme="minorEastAsia" w:hAnsiTheme="minorEastAsia" w:cstheme="minorEastAsia"/>
          <w:sz w:val="24"/>
        </w:rPr>
      </w:pPr>
    </w:p>
    <w:p w14:paraId="5E1D76BD" w14:textId="77777777" w:rsidR="009B2AB4" w:rsidRDefault="009B2AB4">
      <w:pPr>
        <w:tabs>
          <w:tab w:val="left" w:pos="312"/>
        </w:tabs>
        <w:rPr>
          <w:rFonts w:asciiTheme="minorEastAsia" w:hAnsiTheme="minorEastAsia" w:cstheme="minorEastAsia"/>
          <w:sz w:val="24"/>
        </w:rPr>
      </w:pPr>
    </w:p>
    <w:p w14:paraId="2B610867" w14:textId="77777777" w:rsidR="009B2AB4" w:rsidRDefault="009B2AB4">
      <w:pPr>
        <w:tabs>
          <w:tab w:val="left" w:pos="312"/>
        </w:tabs>
        <w:rPr>
          <w:rFonts w:asciiTheme="minorEastAsia" w:hAnsiTheme="minorEastAsia" w:cstheme="minorEastAsia"/>
          <w:sz w:val="24"/>
        </w:rPr>
      </w:pPr>
    </w:p>
    <w:p w14:paraId="448C25CB" w14:textId="77777777" w:rsidR="009B2AB4" w:rsidRDefault="009B2AB4">
      <w:pPr>
        <w:tabs>
          <w:tab w:val="left" w:pos="312"/>
        </w:tabs>
        <w:rPr>
          <w:rFonts w:asciiTheme="minorEastAsia" w:hAnsiTheme="minorEastAsia" w:cstheme="minorEastAsia"/>
          <w:sz w:val="24"/>
        </w:rPr>
      </w:pPr>
    </w:p>
    <w:p w14:paraId="4F92B66F" w14:textId="77777777" w:rsidR="009B2AB4" w:rsidRDefault="009B2AB4">
      <w:pPr>
        <w:jc w:val="left"/>
        <w:rPr>
          <w:ins w:id="174" w:author="Microsoft Office 用户" w:date="2021-04-02T12:00:00Z"/>
          <w:rFonts w:ascii="黑体" w:eastAsia="黑体" w:hAnsi="黑体" w:cs="黑体" w:hint="eastAsia"/>
          <w:sz w:val="32"/>
          <w:szCs w:val="32"/>
        </w:rPr>
      </w:pPr>
    </w:p>
    <w:p w14:paraId="0AF1C805" w14:textId="77777777" w:rsidR="00FA7F01" w:rsidRDefault="00FA7F01">
      <w:pPr>
        <w:jc w:val="left"/>
        <w:rPr>
          <w:ins w:id="175" w:author="Microsoft Office 用户" w:date="2021-04-02T12:00:00Z"/>
          <w:rFonts w:ascii="黑体" w:eastAsia="黑体" w:hAnsi="黑体" w:cs="黑体" w:hint="eastAsia"/>
          <w:sz w:val="32"/>
          <w:szCs w:val="32"/>
        </w:rPr>
      </w:pPr>
    </w:p>
    <w:p w14:paraId="78933045" w14:textId="77777777" w:rsidR="00FA7F01" w:rsidRDefault="00FA7F01">
      <w:pPr>
        <w:jc w:val="left"/>
        <w:rPr>
          <w:ins w:id="176" w:author="Microsoft Office 用户" w:date="2021-04-02T12:00:00Z"/>
          <w:rFonts w:ascii="黑体" w:eastAsia="黑体" w:hAnsi="黑体" w:cs="黑体" w:hint="eastAsia"/>
          <w:sz w:val="32"/>
          <w:szCs w:val="32"/>
        </w:rPr>
      </w:pPr>
    </w:p>
    <w:p w14:paraId="41AFB9B5" w14:textId="77777777" w:rsidR="00FA7F01" w:rsidRDefault="00FA7F01">
      <w:pPr>
        <w:jc w:val="left"/>
        <w:rPr>
          <w:rFonts w:ascii="黑体" w:eastAsia="黑体" w:hAnsi="黑体" w:cs="黑体" w:hint="eastAsia"/>
          <w:sz w:val="32"/>
          <w:szCs w:val="32"/>
        </w:rPr>
      </w:pPr>
    </w:p>
    <w:p w14:paraId="4A6DAA6C" w14:textId="77777777" w:rsidR="009B2AB4" w:rsidRDefault="008D2BAE">
      <w:pPr>
        <w:jc w:val="center"/>
        <w:outlineLvl w:val="0"/>
        <w:rPr>
          <w:rFonts w:ascii="黑体" w:eastAsia="黑体" w:hAnsi="黑体" w:cs="黑体"/>
          <w:sz w:val="32"/>
          <w:szCs w:val="32"/>
        </w:rPr>
      </w:pPr>
      <w:bookmarkStart w:id="177" w:name="_Toc25306"/>
      <w:commentRangeStart w:id="178"/>
      <w:r>
        <w:rPr>
          <w:rFonts w:ascii="黑体" w:eastAsia="黑体" w:hAnsi="黑体" w:cs="黑体" w:hint="eastAsia"/>
          <w:sz w:val="32"/>
          <w:szCs w:val="32"/>
        </w:rPr>
        <w:lastRenderedPageBreak/>
        <w:t>参考文献</w:t>
      </w:r>
      <w:bookmarkEnd w:id="177"/>
      <w:commentRangeEnd w:id="178"/>
      <w:r w:rsidR="000C19DE">
        <w:rPr>
          <w:rStyle w:val="ac"/>
        </w:rPr>
        <w:commentReference w:id="178"/>
      </w:r>
    </w:p>
    <w:p w14:paraId="6C2FD2DD" w14:textId="77777777" w:rsidR="009B2AB4" w:rsidRDefault="009B2AB4">
      <w:pPr>
        <w:pStyle w:val="HTML"/>
        <w:widowControl/>
        <w:rPr>
          <w:rFonts w:asciiTheme="minorEastAsia" w:eastAsiaTheme="minorEastAsia" w:hAnsiTheme="minorEastAsia" w:cstheme="minorEastAsia" w:hint="default"/>
          <w:color w:val="000000"/>
          <w:shd w:val="clear" w:color="auto" w:fill="FFFFFF"/>
        </w:rPr>
      </w:pPr>
    </w:p>
    <w:p w14:paraId="01B95C21" w14:textId="564FB2C9"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rPrChange w:id="179" w:author="Microsoft Office 用户" w:date="2021-04-02T12:00:00Z">
            <w:rPr>
              <w:rFonts w:asciiTheme="minorEastAsia" w:eastAsiaTheme="minorEastAsia" w:hAnsiTheme="minorEastAsia" w:cstheme="minorEastAsia" w:hint="default"/>
            </w:rPr>
          </w:rPrChange>
        </w:rPr>
        <w:pPrChange w:id="180" w:author="Microsoft Office 用户" w:date="2021-04-02T12:02:00Z">
          <w:pPr>
            <w:pStyle w:val="HTML"/>
            <w:widowControl/>
          </w:pPr>
        </w:pPrChange>
      </w:pPr>
      <w:r w:rsidRPr="00FA7F01">
        <w:rPr>
          <w:rFonts w:ascii="Times New Roman" w:eastAsiaTheme="minorEastAsia" w:hAnsi="Times New Roman" w:hint="default"/>
          <w:color w:val="000000"/>
          <w:shd w:val="clear" w:color="auto" w:fill="FFFFFF"/>
          <w:rPrChange w:id="181" w:author="Microsoft Office 用户" w:date="2021-04-02T12:00:00Z">
            <w:rPr>
              <w:rFonts w:asciiTheme="minorEastAsia" w:eastAsiaTheme="minorEastAsia" w:hAnsiTheme="minorEastAsia" w:cstheme="minorEastAsia"/>
              <w:color w:val="000000"/>
              <w:shd w:val="clear" w:color="auto" w:fill="FFFFFF"/>
            </w:rPr>
          </w:rPrChange>
        </w:rPr>
        <w:t>[1]</w:t>
      </w:r>
      <w:ins w:id="182" w:author="Microsoft Office 用户" w:date="2021-04-02T12:01:00Z">
        <w:r w:rsidR="00FA7F01">
          <w:rPr>
            <w:rFonts w:ascii="Times New Roman" w:eastAsiaTheme="minorEastAsia" w:hAnsi="Times New Roman"/>
            <w:color w:val="000000"/>
            <w:shd w:val="clear" w:color="auto" w:fill="FFFFFF"/>
          </w:rPr>
          <w:t xml:space="preserve"> </w:t>
        </w:r>
      </w:ins>
      <w:proofErr w:type="spellStart"/>
      <w:r w:rsidRPr="00FA7F01">
        <w:rPr>
          <w:rFonts w:ascii="Times New Roman" w:eastAsiaTheme="minorEastAsia" w:hAnsi="Times New Roman" w:hint="default"/>
          <w:color w:val="000000"/>
          <w:shd w:val="clear" w:color="auto" w:fill="FFFFFF"/>
          <w:rPrChange w:id="183" w:author="Microsoft Office 用户" w:date="2021-04-02T12:00:00Z">
            <w:rPr>
              <w:rFonts w:asciiTheme="minorEastAsia" w:eastAsiaTheme="minorEastAsia" w:hAnsiTheme="minorEastAsia" w:cstheme="minorEastAsia"/>
              <w:color w:val="000000"/>
              <w:shd w:val="clear" w:color="auto" w:fill="FFFFFF"/>
            </w:rPr>
          </w:rPrChange>
        </w:rPr>
        <w:t>Mcculloch</w:t>
      </w:r>
      <w:proofErr w:type="spellEnd"/>
      <w:r w:rsidRPr="00FA7F01">
        <w:rPr>
          <w:rFonts w:ascii="Times New Roman" w:eastAsiaTheme="minorEastAsia" w:hAnsi="Times New Roman" w:hint="default"/>
          <w:color w:val="000000"/>
          <w:shd w:val="clear" w:color="auto" w:fill="FFFFFF"/>
          <w:rPrChange w:id="184" w:author="Microsoft Office 用户" w:date="2021-04-02T12:00:00Z">
            <w:rPr>
              <w:rFonts w:asciiTheme="minorEastAsia" w:eastAsiaTheme="minorEastAsia" w:hAnsiTheme="minorEastAsia" w:cstheme="minorEastAsia"/>
              <w:color w:val="000000"/>
              <w:shd w:val="clear" w:color="auto" w:fill="FFFFFF"/>
            </w:rPr>
          </w:rPrChange>
        </w:rPr>
        <w:t xml:space="preserve"> W S</w:t>
      </w:r>
      <w:del w:id="185" w:author="Microsoft Office 用户" w:date="2021-04-02T12:03:00Z">
        <w:r w:rsidRPr="00FA7F01" w:rsidDel="00B8079D">
          <w:rPr>
            <w:rFonts w:ascii="Times New Roman" w:eastAsiaTheme="minorEastAsia" w:hAnsi="Times New Roman" w:hint="default"/>
            <w:color w:val="000000"/>
            <w:shd w:val="clear" w:color="auto" w:fill="FFFFFF"/>
            <w:rPrChange w:id="186" w:author="Microsoft Office 用户" w:date="2021-04-02T12:00:00Z">
              <w:rPr>
                <w:rFonts w:asciiTheme="minorEastAsia" w:eastAsiaTheme="minorEastAsia" w:hAnsiTheme="minorEastAsia" w:cstheme="minorEastAsia"/>
                <w:color w:val="000000"/>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187" w:author="Microsoft Office 用户" w:date="2021-04-02T12:00:00Z">
            <w:rPr>
              <w:rFonts w:asciiTheme="minorEastAsia" w:eastAsiaTheme="minorEastAsia" w:hAnsiTheme="minorEastAsia" w:cstheme="minorEastAsia"/>
              <w:color w:val="000000"/>
              <w:shd w:val="clear" w:color="auto" w:fill="FFFFFF"/>
            </w:rPr>
          </w:rPrChange>
        </w:rPr>
        <w:t>, Pitts W</w:t>
      </w:r>
      <w:del w:id="188" w:author="Microsoft Office 用户" w:date="2021-04-02T12:04:00Z">
        <w:r w:rsidRPr="00FA7F01" w:rsidDel="00EE4115">
          <w:rPr>
            <w:rFonts w:ascii="Times New Roman" w:eastAsiaTheme="minorEastAsia" w:hAnsi="Times New Roman" w:hint="default"/>
            <w:color w:val="000000"/>
            <w:shd w:val="clear" w:color="auto" w:fill="FFFFFF"/>
            <w:rPrChange w:id="189" w:author="Microsoft Office 用户" w:date="2021-04-02T12:00:00Z">
              <w:rPr>
                <w:rFonts w:asciiTheme="minorEastAsia" w:eastAsiaTheme="minorEastAsia" w:hAnsiTheme="minorEastAsia" w:cstheme="minorEastAsia"/>
                <w:color w:val="000000"/>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190" w:author="Microsoft Office 用户" w:date="2021-04-02T12:00:00Z">
            <w:rPr>
              <w:rFonts w:asciiTheme="minorEastAsia" w:eastAsiaTheme="minorEastAsia" w:hAnsiTheme="minorEastAsia" w:cstheme="minorEastAsia"/>
              <w:color w:val="000000"/>
              <w:shd w:val="clear" w:color="auto" w:fill="FFFFFF"/>
            </w:rPr>
          </w:rPrChange>
        </w:rPr>
        <w:t xml:space="preserve">. A Logical Calculus of the Ideas Immanent in Nervous Activity[J]. </w:t>
      </w:r>
      <w:proofErr w:type="spellStart"/>
      <w:r w:rsidRPr="00FA7F01">
        <w:rPr>
          <w:rFonts w:ascii="Times New Roman" w:eastAsiaTheme="minorEastAsia" w:hAnsi="Times New Roman" w:hint="default"/>
          <w:color w:val="000000"/>
          <w:shd w:val="clear" w:color="auto" w:fill="FFFFFF"/>
          <w:rPrChange w:id="191" w:author="Microsoft Office 用户" w:date="2021-04-02T12:00:00Z">
            <w:rPr>
              <w:rFonts w:asciiTheme="minorEastAsia" w:eastAsiaTheme="minorEastAsia" w:hAnsiTheme="minorEastAsia" w:cstheme="minorEastAsia"/>
              <w:color w:val="000000"/>
              <w:shd w:val="clear" w:color="auto" w:fill="FFFFFF"/>
            </w:rPr>
          </w:rPrChange>
        </w:rPr>
        <w:t>biol</w:t>
      </w:r>
      <w:proofErr w:type="spellEnd"/>
      <w:r w:rsidRPr="00FA7F01">
        <w:rPr>
          <w:rFonts w:ascii="Times New Roman" w:eastAsiaTheme="minorEastAsia" w:hAnsi="Times New Roman" w:hint="default"/>
          <w:color w:val="000000"/>
          <w:shd w:val="clear" w:color="auto" w:fill="FFFFFF"/>
          <w:rPrChange w:id="192" w:author="Microsoft Office 用户" w:date="2021-04-02T12:00:00Z">
            <w:rPr>
              <w:rFonts w:asciiTheme="minorEastAsia" w:eastAsiaTheme="minorEastAsia" w:hAnsiTheme="minorEastAsia" w:cstheme="minorEastAsia"/>
              <w:color w:val="000000"/>
              <w:shd w:val="clear" w:color="auto" w:fill="FFFFFF"/>
            </w:rPr>
          </w:rPrChange>
        </w:rPr>
        <w:t xml:space="preserve"> math </w:t>
      </w:r>
      <w:proofErr w:type="spellStart"/>
      <w:r w:rsidRPr="00FA7F01">
        <w:rPr>
          <w:rFonts w:ascii="Times New Roman" w:eastAsiaTheme="minorEastAsia" w:hAnsi="Times New Roman" w:hint="default"/>
          <w:color w:val="000000"/>
          <w:shd w:val="clear" w:color="auto" w:fill="FFFFFF"/>
          <w:rPrChange w:id="193" w:author="Microsoft Office 用户" w:date="2021-04-02T12:00:00Z">
            <w:rPr>
              <w:rFonts w:asciiTheme="minorEastAsia" w:eastAsiaTheme="minorEastAsia" w:hAnsiTheme="minorEastAsia" w:cstheme="minorEastAsia"/>
              <w:color w:val="000000"/>
              <w:shd w:val="clear" w:color="auto" w:fill="FFFFFF"/>
            </w:rPr>
          </w:rPrChange>
        </w:rPr>
        <w:t>biophys</w:t>
      </w:r>
      <w:proofErr w:type="spellEnd"/>
      <w:r w:rsidRPr="00FA7F01">
        <w:rPr>
          <w:rFonts w:ascii="Times New Roman" w:eastAsiaTheme="minorEastAsia" w:hAnsi="Times New Roman" w:hint="default"/>
          <w:color w:val="000000"/>
          <w:shd w:val="clear" w:color="auto" w:fill="FFFFFF"/>
          <w:rPrChange w:id="194" w:author="Microsoft Office 用户" w:date="2021-04-02T12:00:00Z">
            <w:rPr>
              <w:rFonts w:asciiTheme="minorEastAsia" w:eastAsiaTheme="minorEastAsia" w:hAnsiTheme="minorEastAsia" w:cstheme="minorEastAsia"/>
              <w:color w:val="000000"/>
              <w:shd w:val="clear" w:color="auto" w:fill="FFFFFF"/>
            </w:rPr>
          </w:rPrChange>
        </w:rPr>
        <w:t>, 1943.</w:t>
      </w:r>
    </w:p>
    <w:p w14:paraId="3F100A92" w14:textId="1F95190C"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195" w:author="Microsoft Office 用户" w:date="2021-04-02T12:01:00Z">
            <w:rPr>
              <w:rFonts w:asciiTheme="minorEastAsia" w:hAnsiTheme="minorEastAsia" w:cstheme="minorEastAsia"/>
              <w:sz w:val="24"/>
            </w:rPr>
          </w:rPrChange>
        </w:rPr>
        <w:pPrChange w:id="196" w:author="Microsoft Office 用户" w:date="2021-04-02T12:02:00Z">
          <w:pPr/>
        </w:pPrChange>
      </w:pPr>
      <w:r w:rsidRPr="00FA7F01">
        <w:rPr>
          <w:rFonts w:ascii="Times New Roman" w:eastAsiaTheme="minorEastAsia" w:hAnsi="Times New Roman" w:hint="default"/>
          <w:color w:val="000000"/>
          <w:shd w:val="clear" w:color="auto" w:fill="FFFFFF"/>
          <w:rPrChange w:id="197" w:author="Microsoft Office 用户" w:date="2021-04-02T12:01:00Z">
            <w:rPr>
              <w:rFonts w:asciiTheme="minorEastAsia" w:hAnsiTheme="minorEastAsia" w:cstheme="minorEastAsia" w:hint="eastAsia"/>
              <w:sz w:val="24"/>
            </w:rPr>
          </w:rPrChange>
        </w:rPr>
        <w:t>[2]</w:t>
      </w:r>
      <w:ins w:id="198" w:author="Microsoft Office 用户" w:date="2021-04-02T12:02:00Z">
        <w:r w:rsidR="00FA7F01">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199" w:author="Microsoft Office 用户" w:date="2021-04-02T12:01:00Z">
            <w:rPr>
              <w:rFonts w:asciiTheme="minorEastAsia" w:hAnsiTheme="minorEastAsia" w:cstheme="minorEastAsia" w:hint="eastAsia"/>
              <w:color w:val="000000"/>
              <w:sz w:val="24"/>
              <w:shd w:val="clear" w:color="auto" w:fill="FFFFFF"/>
            </w:rPr>
          </w:rPrChange>
        </w:rPr>
        <w:t>Morris R G M</w:t>
      </w:r>
      <w:del w:id="200" w:author="Microsoft Office 用户" w:date="2021-04-02T12:04:00Z">
        <w:r w:rsidRPr="00FA7F01" w:rsidDel="00EE4115">
          <w:rPr>
            <w:rFonts w:ascii="Times New Roman" w:eastAsiaTheme="minorEastAsia" w:hAnsi="Times New Roman" w:hint="default"/>
            <w:color w:val="000000"/>
            <w:shd w:val="clear" w:color="auto" w:fill="FFFFFF"/>
            <w:rPrChange w:id="201" w:author="Microsoft Office 用户" w:date="2021-04-02T12:01: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202" w:author="Microsoft Office 用户" w:date="2021-04-02T12:01:00Z">
            <w:rPr>
              <w:rFonts w:asciiTheme="minorEastAsia" w:hAnsiTheme="minorEastAsia" w:cstheme="minorEastAsia" w:hint="eastAsia"/>
              <w:color w:val="000000"/>
              <w:sz w:val="24"/>
              <w:shd w:val="clear" w:color="auto" w:fill="FFFFFF"/>
            </w:rPr>
          </w:rPrChange>
        </w:rPr>
        <w:t>. D.O. Hebb: The Organization of Behavior, Wiley: New York; 1949[J]. Brain Research Bulletin, 1999, 50(5-6):437.</w:t>
      </w:r>
    </w:p>
    <w:p w14:paraId="65725FCD" w14:textId="35EEA10D"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203" w:author="Microsoft Office 用户" w:date="2021-04-02T12:01:00Z">
            <w:rPr>
              <w:rFonts w:asciiTheme="minorEastAsia" w:hAnsiTheme="minorEastAsia" w:cstheme="minorEastAsia"/>
              <w:color w:val="000000"/>
              <w:sz w:val="24"/>
              <w:shd w:val="clear" w:color="auto" w:fill="FFFFFF"/>
            </w:rPr>
          </w:rPrChange>
        </w:rPr>
        <w:pPrChange w:id="204" w:author="Microsoft Office 用户" w:date="2021-04-02T12:02:00Z">
          <w:pPr/>
        </w:pPrChange>
      </w:pPr>
      <w:r w:rsidRPr="00FA7F01">
        <w:rPr>
          <w:rFonts w:ascii="Times New Roman" w:eastAsiaTheme="minorEastAsia" w:hAnsi="Times New Roman" w:hint="default"/>
          <w:color w:val="000000"/>
          <w:shd w:val="clear" w:color="auto" w:fill="FFFFFF"/>
          <w:rPrChange w:id="205" w:author="Microsoft Office 用户" w:date="2021-04-02T12:01:00Z">
            <w:rPr>
              <w:rFonts w:asciiTheme="minorEastAsia" w:hAnsiTheme="minorEastAsia" w:cstheme="minorEastAsia" w:hint="eastAsia"/>
              <w:sz w:val="24"/>
            </w:rPr>
          </w:rPrChange>
        </w:rPr>
        <w:t>[3]</w:t>
      </w:r>
      <w:ins w:id="206" w:author="Microsoft Office 用户" w:date="2021-04-02T12:02:00Z">
        <w:r w:rsidR="00FA7F01">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207" w:author="Microsoft Office 用户" w:date="2021-04-02T12:01:00Z">
            <w:rPr>
              <w:rFonts w:asciiTheme="minorEastAsia" w:hAnsiTheme="minorEastAsia" w:cstheme="minorEastAsia" w:hint="eastAsia"/>
              <w:color w:val="000000"/>
              <w:sz w:val="24"/>
              <w:shd w:val="clear" w:color="auto" w:fill="FFFFFF"/>
            </w:rPr>
          </w:rPrChange>
        </w:rPr>
        <w:t>Rosenblatt, F. The perceptron: a probabilistic model for information storage and organization in the brain</w:t>
      </w:r>
      <w:del w:id="208" w:author="Microsoft Office 用户" w:date="2021-04-02T12:04:00Z">
        <w:r w:rsidRPr="00FA7F01" w:rsidDel="00EE4115">
          <w:rPr>
            <w:rFonts w:ascii="Times New Roman" w:eastAsiaTheme="minorEastAsia" w:hAnsi="Times New Roman" w:hint="default"/>
            <w:color w:val="000000"/>
            <w:shd w:val="clear" w:color="auto" w:fill="FFFFFF"/>
            <w:rPrChange w:id="209" w:author="Microsoft Office 用户" w:date="2021-04-02T12:01:00Z">
              <w:rPr>
                <w:rFonts w:asciiTheme="minorEastAsia" w:hAnsiTheme="minorEastAsia" w:cstheme="minorEastAsia" w:hint="eastAsia"/>
                <w:color w:val="000000"/>
                <w:sz w:val="24"/>
                <w:shd w:val="clear" w:color="auto" w:fill="FFFFFF"/>
              </w:rPr>
            </w:rPrChange>
          </w:rPr>
          <w:delText>.</w:delText>
        </w:r>
      </w:del>
      <w:r w:rsidRPr="00FA7F01">
        <w:rPr>
          <w:rFonts w:ascii="Times New Roman" w:eastAsiaTheme="minorEastAsia" w:hAnsi="Times New Roman" w:hint="default"/>
          <w:color w:val="000000"/>
          <w:shd w:val="clear" w:color="auto" w:fill="FFFFFF"/>
          <w:rPrChange w:id="210" w:author="Microsoft Office 用户" w:date="2021-04-02T12:01:00Z">
            <w:rPr>
              <w:rFonts w:asciiTheme="minorEastAsia" w:hAnsiTheme="minorEastAsia" w:cstheme="minorEastAsia" w:hint="eastAsia"/>
              <w:color w:val="000000"/>
              <w:sz w:val="24"/>
              <w:shd w:val="clear" w:color="auto" w:fill="FFFFFF"/>
            </w:rPr>
          </w:rPrChange>
        </w:rPr>
        <w:t>[J]. Psychological Review, 1958, 65:386-408.</w:t>
      </w:r>
    </w:p>
    <w:p w14:paraId="6FD2275E" w14:textId="1EA53256"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211" w:author="Microsoft Office 用户" w:date="2021-04-02T12:01:00Z">
            <w:rPr>
              <w:rFonts w:asciiTheme="minorEastAsia" w:hAnsiTheme="minorEastAsia" w:cstheme="minorEastAsia"/>
              <w:color w:val="000000"/>
              <w:sz w:val="24"/>
              <w:shd w:val="clear" w:color="auto" w:fill="FFFFFF"/>
            </w:rPr>
          </w:rPrChange>
        </w:rPr>
        <w:pPrChange w:id="212" w:author="Microsoft Office 用户" w:date="2021-04-02T12:02:00Z">
          <w:pPr/>
        </w:pPrChange>
      </w:pPr>
      <w:r w:rsidRPr="00FA7F01">
        <w:rPr>
          <w:rFonts w:ascii="Times New Roman" w:eastAsiaTheme="minorEastAsia" w:hAnsi="Times New Roman" w:hint="default"/>
          <w:color w:val="000000"/>
          <w:shd w:val="clear" w:color="auto" w:fill="FFFFFF"/>
          <w:rPrChange w:id="213" w:author="Microsoft Office 用户" w:date="2021-04-02T12:01:00Z">
            <w:rPr>
              <w:rFonts w:asciiTheme="minorEastAsia" w:hAnsiTheme="minorEastAsia" w:cstheme="minorEastAsia" w:hint="eastAsia"/>
              <w:color w:val="000000"/>
              <w:sz w:val="24"/>
              <w:shd w:val="clear" w:color="auto" w:fill="FFFFFF"/>
            </w:rPr>
          </w:rPrChange>
        </w:rPr>
        <w:t>[4]</w:t>
      </w:r>
      <w:ins w:id="214" w:author="Microsoft Office 用户" w:date="2021-04-02T12:02:00Z">
        <w:r w:rsidR="00FA7F01">
          <w:rPr>
            <w:rFonts w:ascii="Times New Roman" w:eastAsiaTheme="minorEastAsia" w:hAnsi="Times New Roman"/>
            <w:color w:val="000000"/>
            <w:shd w:val="clear" w:color="auto" w:fill="FFFFFF"/>
          </w:rPr>
          <w:t xml:space="preserve"> </w:t>
        </w:r>
      </w:ins>
      <w:proofErr w:type="spellStart"/>
      <w:r w:rsidRPr="00FA7F01">
        <w:rPr>
          <w:rFonts w:ascii="Times New Roman" w:eastAsiaTheme="minorEastAsia" w:hAnsi="Times New Roman" w:hint="default"/>
          <w:color w:val="000000"/>
          <w:shd w:val="clear" w:color="auto" w:fill="FFFFFF"/>
          <w:rPrChange w:id="215" w:author="Microsoft Office 用户" w:date="2021-04-02T12:01:00Z">
            <w:rPr>
              <w:rFonts w:asciiTheme="minorEastAsia" w:hAnsiTheme="minorEastAsia" w:cstheme="minorEastAsia" w:hint="eastAsia"/>
              <w:color w:val="000000"/>
              <w:sz w:val="24"/>
              <w:shd w:val="clear" w:color="auto" w:fill="FFFFFF"/>
            </w:rPr>
          </w:rPrChange>
        </w:rPr>
        <w:t>Rumelhart</w:t>
      </w:r>
      <w:proofErr w:type="spellEnd"/>
      <w:r w:rsidRPr="00FA7F01">
        <w:rPr>
          <w:rFonts w:ascii="Times New Roman" w:eastAsiaTheme="minorEastAsia" w:hAnsi="Times New Roman" w:hint="default"/>
          <w:color w:val="000000"/>
          <w:shd w:val="clear" w:color="auto" w:fill="FFFFFF"/>
          <w:rPrChange w:id="216" w:author="Microsoft Office 用户" w:date="2021-04-02T12:01:00Z">
            <w:rPr>
              <w:rFonts w:asciiTheme="minorEastAsia" w:hAnsiTheme="minorEastAsia" w:cstheme="minorEastAsia" w:hint="eastAsia"/>
              <w:color w:val="000000"/>
              <w:sz w:val="24"/>
              <w:shd w:val="clear" w:color="auto" w:fill="FFFFFF"/>
            </w:rPr>
          </w:rPrChange>
        </w:rPr>
        <w:t xml:space="preserve"> D E</w:t>
      </w:r>
      <w:del w:id="217" w:author="Microsoft Office 用户" w:date="2021-04-02T12:03:00Z">
        <w:r w:rsidRPr="00FA7F01" w:rsidDel="00EE4115">
          <w:rPr>
            <w:rFonts w:ascii="Times New Roman" w:eastAsiaTheme="minorEastAsia" w:hAnsi="Times New Roman" w:hint="default"/>
            <w:color w:val="000000"/>
            <w:shd w:val="clear" w:color="auto" w:fill="FFFFFF"/>
            <w:rPrChange w:id="218" w:author="Microsoft Office 用户" w:date="2021-04-02T12:01: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219" w:author="Microsoft Office 用户" w:date="2021-04-02T12:01:00Z">
            <w:rPr>
              <w:rFonts w:asciiTheme="minorEastAsia" w:hAnsiTheme="minorEastAsia" w:cstheme="minorEastAsia" w:hint="eastAsia"/>
              <w:color w:val="000000"/>
              <w:sz w:val="24"/>
              <w:shd w:val="clear" w:color="auto" w:fill="FFFFFF"/>
            </w:rPr>
          </w:rPrChange>
        </w:rPr>
        <w:t xml:space="preserve">, Hinton G </w:t>
      </w:r>
      <w:proofErr w:type="gramStart"/>
      <w:r w:rsidRPr="00FA7F01">
        <w:rPr>
          <w:rFonts w:ascii="Times New Roman" w:eastAsiaTheme="minorEastAsia" w:hAnsi="Times New Roman" w:hint="default"/>
          <w:color w:val="000000"/>
          <w:shd w:val="clear" w:color="auto" w:fill="FFFFFF"/>
          <w:rPrChange w:id="220" w:author="Microsoft Office 用户" w:date="2021-04-02T12:01:00Z">
            <w:rPr>
              <w:rFonts w:asciiTheme="minorEastAsia" w:hAnsiTheme="minorEastAsia" w:cstheme="minorEastAsia" w:hint="eastAsia"/>
              <w:color w:val="000000"/>
              <w:sz w:val="24"/>
              <w:shd w:val="clear" w:color="auto" w:fill="FFFFFF"/>
            </w:rPr>
          </w:rPrChange>
        </w:rPr>
        <w:t>E ,</w:t>
      </w:r>
      <w:proofErr w:type="gramEnd"/>
      <w:r w:rsidRPr="00FA7F01">
        <w:rPr>
          <w:rFonts w:ascii="Times New Roman" w:eastAsiaTheme="minorEastAsia" w:hAnsi="Times New Roman" w:hint="default"/>
          <w:color w:val="000000"/>
          <w:shd w:val="clear" w:color="auto" w:fill="FFFFFF"/>
          <w:rPrChange w:id="221" w:author="Microsoft Office 用户" w:date="2021-04-02T12:01:00Z">
            <w:rPr>
              <w:rFonts w:asciiTheme="minorEastAsia" w:hAnsiTheme="minorEastAsia" w:cstheme="minorEastAsia" w:hint="eastAsia"/>
              <w:color w:val="000000"/>
              <w:sz w:val="24"/>
              <w:shd w:val="clear" w:color="auto" w:fill="FFFFFF"/>
            </w:rPr>
          </w:rPrChange>
        </w:rPr>
        <w:t xml:space="preserve"> Williams R J . Learning Internal Representations by Error Propagation[M]. 1988.</w:t>
      </w:r>
    </w:p>
    <w:p w14:paraId="6C3D3090" w14:textId="4288D313"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222" w:author="Microsoft Office 用户" w:date="2021-04-02T12:01:00Z">
            <w:rPr>
              <w:rFonts w:asciiTheme="minorEastAsia" w:hAnsiTheme="minorEastAsia" w:cstheme="minorEastAsia"/>
              <w:color w:val="000000"/>
              <w:sz w:val="24"/>
              <w:shd w:val="clear" w:color="auto" w:fill="FFFFFF"/>
            </w:rPr>
          </w:rPrChange>
        </w:rPr>
        <w:pPrChange w:id="223" w:author="Microsoft Office 用户" w:date="2021-04-02T12:02:00Z">
          <w:pPr/>
        </w:pPrChange>
      </w:pPr>
      <w:r w:rsidRPr="00FA7F01">
        <w:rPr>
          <w:rFonts w:ascii="Times New Roman" w:eastAsiaTheme="minorEastAsia" w:hAnsi="Times New Roman" w:hint="default"/>
          <w:color w:val="000000"/>
          <w:shd w:val="clear" w:color="auto" w:fill="FFFFFF"/>
          <w:rPrChange w:id="224" w:author="Microsoft Office 用户" w:date="2021-04-02T12:01:00Z">
            <w:rPr>
              <w:rFonts w:asciiTheme="minorEastAsia" w:hAnsiTheme="minorEastAsia" w:cstheme="minorEastAsia" w:hint="eastAsia"/>
              <w:color w:val="000000"/>
              <w:sz w:val="24"/>
              <w:shd w:val="clear" w:color="auto" w:fill="FFFFFF"/>
            </w:rPr>
          </w:rPrChange>
        </w:rPr>
        <w:t>[5]</w:t>
      </w:r>
      <w:ins w:id="225" w:author="Microsoft Office 用户" w:date="2021-04-02T12:02:00Z">
        <w:r w:rsidR="00FA7F01">
          <w:rPr>
            <w:rFonts w:ascii="Times New Roman" w:eastAsiaTheme="minorEastAsia" w:hAnsi="Times New Roman"/>
            <w:color w:val="000000"/>
            <w:shd w:val="clear" w:color="auto" w:fill="FFFFFF"/>
          </w:rPr>
          <w:t xml:space="preserve"> </w:t>
        </w:r>
      </w:ins>
      <w:proofErr w:type="spellStart"/>
      <w:r w:rsidRPr="00FA7F01">
        <w:rPr>
          <w:rFonts w:ascii="Times New Roman" w:eastAsiaTheme="minorEastAsia" w:hAnsi="Times New Roman" w:hint="default"/>
          <w:color w:val="000000"/>
          <w:shd w:val="clear" w:color="auto" w:fill="FFFFFF"/>
          <w:rPrChange w:id="226" w:author="Microsoft Office 用户" w:date="2021-04-02T12:01:00Z">
            <w:rPr>
              <w:rFonts w:asciiTheme="minorEastAsia" w:hAnsiTheme="minorEastAsia" w:cstheme="minorEastAsia" w:hint="eastAsia"/>
              <w:color w:val="000000"/>
              <w:sz w:val="24"/>
              <w:shd w:val="clear" w:color="auto" w:fill="FFFFFF"/>
            </w:rPr>
          </w:rPrChange>
        </w:rPr>
        <w:t>Hornik</w:t>
      </w:r>
      <w:proofErr w:type="spellEnd"/>
      <w:r w:rsidRPr="00FA7F01">
        <w:rPr>
          <w:rFonts w:ascii="Times New Roman" w:eastAsiaTheme="minorEastAsia" w:hAnsi="Times New Roman" w:hint="default"/>
          <w:color w:val="000000"/>
          <w:shd w:val="clear" w:color="auto" w:fill="FFFFFF"/>
          <w:rPrChange w:id="227" w:author="Microsoft Office 用户" w:date="2021-04-02T12:01:00Z">
            <w:rPr>
              <w:rFonts w:asciiTheme="minorEastAsia" w:hAnsiTheme="minorEastAsia" w:cstheme="minorEastAsia" w:hint="eastAsia"/>
              <w:color w:val="000000"/>
              <w:sz w:val="24"/>
              <w:shd w:val="clear" w:color="auto" w:fill="FFFFFF"/>
            </w:rPr>
          </w:rPrChange>
        </w:rPr>
        <w:t xml:space="preserve"> K</w:t>
      </w:r>
      <w:del w:id="228" w:author="Microsoft Office 用户" w:date="2021-04-02T12:04:00Z">
        <w:r w:rsidRPr="00FA7F01" w:rsidDel="00EE4115">
          <w:rPr>
            <w:rFonts w:ascii="Times New Roman" w:eastAsiaTheme="minorEastAsia" w:hAnsi="Times New Roman" w:hint="default"/>
            <w:color w:val="000000"/>
            <w:shd w:val="clear" w:color="auto" w:fill="FFFFFF"/>
            <w:rPrChange w:id="229" w:author="Microsoft Office 用户" w:date="2021-04-02T12:01: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230" w:author="Microsoft Office 用户" w:date="2021-04-02T12:01:00Z">
            <w:rPr>
              <w:rFonts w:asciiTheme="minorEastAsia" w:hAnsiTheme="minorEastAsia" w:cstheme="minorEastAsia" w:hint="eastAsia"/>
              <w:color w:val="000000"/>
              <w:sz w:val="24"/>
              <w:shd w:val="clear" w:color="auto" w:fill="FFFFFF"/>
            </w:rPr>
          </w:rPrChange>
        </w:rPr>
        <w:t xml:space="preserve">, </w:t>
      </w:r>
      <w:proofErr w:type="spellStart"/>
      <w:r w:rsidRPr="00FA7F01">
        <w:rPr>
          <w:rFonts w:ascii="Times New Roman" w:eastAsiaTheme="minorEastAsia" w:hAnsi="Times New Roman" w:hint="default"/>
          <w:color w:val="000000"/>
          <w:shd w:val="clear" w:color="auto" w:fill="FFFFFF"/>
          <w:rPrChange w:id="231" w:author="Microsoft Office 用户" w:date="2021-04-02T12:01:00Z">
            <w:rPr>
              <w:rFonts w:asciiTheme="minorEastAsia" w:hAnsiTheme="minorEastAsia" w:cstheme="minorEastAsia" w:hint="eastAsia"/>
              <w:color w:val="000000"/>
              <w:sz w:val="24"/>
              <w:shd w:val="clear" w:color="auto" w:fill="FFFFFF"/>
            </w:rPr>
          </w:rPrChange>
        </w:rPr>
        <w:t>Stinchcombe</w:t>
      </w:r>
      <w:proofErr w:type="spellEnd"/>
      <w:r w:rsidRPr="00FA7F01">
        <w:rPr>
          <w:rFonts w:ascii="Times New Roman" w:eastAsiaTheme="minorEastAsia" w:hAnsi="Times New Roman" w:hint="default"/>
          <w:color w:val="000000"/>
          <w:shd w:val="clear" w:color="auto" w:fill="FFFFFF"/>
          <w:rPrChange w:id="232" w:author="Microsoft Office 用户" w:date="2021-04-02T12:01:00Z">
            <w:rPr>
              <w:rFonts w:asciiTheme="minorEastAsia" w:hAnsiTheme="minorEastAsia" w:cstheme="minorEastAsia" w:hint="eastAsia"/>
              <w:color w:val="000000"/>
              <w:sz w:val="24"/>
              <w:shd w:val="clear" w:color="auto" w:fill="FFFFFF"/>
            </w:rPr>
          </w:rPrChange>
        </w:rPr>
        <w:t xml:space="preserve"> </w:t>
      </w:r>
      <w:proofErr w:type="gramStart"/>
      <w:r w:rsidRPr="00FA7F01">
        <w:rPr>
          <w:rFonts w:ascii="Times New Roman" w:eastAsiaTheme="minorEastAsia" w:hAnsi="Times New Roman" w:hint="default"/>
          <w:color w:val="000000"/>
          <w:shd w:val="clear" w:color="auto" w:fill="FFFFFF"/>
          <w:rPrChange w:id="233" w:author="Microsoft Office 用户" w:date="2021-04-02T12:01:00Z">
            <w:rPr>
              <w:rFonts w:asciiTheme="minorEastAsia" w:hAnsiTheme="minorEastAsia" w:cstheme="minorEastAsia" w:hint="eastAsia"/>
              <w:color w:val="000000"/>
              <w:sz w:val="24"/>
              <w:shd w:val="clear" w:color="auto" w:fill="FFFFFF"/>
            </w:rPr>
          </w:rPrChange>
        </w:rPr>
        <w:t>M ,</w:t>
      </w:r>
      <w:proofErr w:type="gramEnd"/>
      <w:r w:rsidRPr="00FA7F01">
        <w:rPr>
          <w:rFonts w:ascii="Times New Roman" w:eastAsiaTheme="minorEastAsia" w:hAnsi="Times New Roman" w:hint="default"/>
          <w:color w:val="000000"/>
          <w:shd w:val="clear" w:color="auto" w:fill="FFFFFF"/>
          <w:rPrChange w:id="234" w:author="Microsoft Office 用户" w:date="2021-04-02T12:01:00Z">
            <w:rPr>
              <w:rFonts w:asciiTheme="minorEastAsia" w:hAnsiTheme="minorEastAsia" w:cstheme="minorEastAsia" w:hint="eastAsia"/>
              <w:color w:val="000000"/>
              <w:sz w:val="24"/>
              <w:shd w:val="clear" w:color="auto" w:fill="FFFFFF"/>
            </w:rPr>
          </w:rPrChange>
        </w:rPr>
        <w:t xml:space="preserve"> White H . Multilayer feedforward networks are universal </w:t>
      </w:r>
      <w:proofErr w:type="spellStart"/>
      <w:r w:rsidRPr="00FA7F01">
        <w:rPr>
          <w:rFonts w:ascii="Times New Roman" w:eastAsiaTheme="minorEastAsia" w:hAnsi="Times New Roman" w:hint="default"/>
          <w:color w:val="000000"/>
          <w:shd w:val="clear" w:color="auto" w:fill="FFFFFF"/>
          <w:rPrChange w:id="235" w:author="Microsoft Office 用户" w:date="2021-04-02T12:01:00Z">
            <w:rPr>
              <w:rFonts w:asciiTheme="minorEastAsia" w:hAnsiTheme="minorEastAsia" w:cstheme="minorEastAsia" w:hint="eastAsia"/>
              <w:color w:val="000000"/>
              <w:sz w:val="24"/>
              <w:shd w:val="clear" w:color="auto" w:fill="FFFFFF"/>
            </w:rPr>
          </w:rPrChange>
        </w:rPr>
        <w:t>approximators</w:t>
      </w:r>
      <w:proofErr w:type="spellEnd"/>
      <w:r w:rsidRPr="00FA7F01">
        <w:rPr>
          <w:rFonts w:ascii="Times New Roman" w:eastAsiaTheme="minorEastAsia" w:hAnsi="Times New Roman" w:hint="default"/>
          <w:color w:val="000000"/>
          <w:shd w:val="clear" w:color="auto" w:fill="FFFFFF"/>
          <w:rPrChange w:id="236" w:author="Microsoft Office 用户" w:date="2021-04-02T12:01:00Z">
            <w:rPr>
              <w:rFonts w:asciiTheme="minorEastAsia" w:hAnsiTheme="minorEastAsia" w:cstheme="minorEastAsia" w:hint="eastAsia"/>
              <w:color w:val="000000"/>
              <w:sz w:val="24"/>
              <w:shd w:val="clear" w:color="auto" w:fill="FFFFFF"/>
            </w:rPr>
          </w:rPrChange>
        </w:rPr>
        <w:t xml:space="preserve">[J]. Neural Networks, 1989, </w:t>
      </w:r>
      <w:proofErr w:type="gramStart"/>
      <w:r w:rsidRPr="00FA7F01">
        <w:rPr>
          <w:rFonts w:ascii="Times New Roman" w:eastAsiaTheme="minorEastAsia" w:hAnsi="Times New Roman" w:hint="default"/>
          <w:color w:val="000000"/>
          <w:shd w:val="clear" w:color="auto" w:fill="FFFFFF"/>
          <w:rPrChange w:id="237" w:author="Microsoft Office 用户" w:date="2021-04-02T12:01:00Z">
            <w:rPr>
              <w:rFonts w:asciiTheme="minorEastAsia" w:hAnsiTheme="minorEastAsia" w:cstheme="minorEastAsia" w:hint="eastAsia"/>
              <w:color w:val="000000"/>
              <w:sz w:val="24"/>
              <w:shd w:val="clear" w:color="auto" w:fill="FFFFFF"/>
            </w:rPr>
          </w:rPrChange>
        </w:rPr>
        <w:t>2( 5</w:t>
      </w:r>
      <w:proofErr w:type="gramEnd"/>
      <w:r w:rsidRPr="00FA7F01">
        <w:rPr>
          <w:rFonts w:ascii="Times New Roman" w:eastAsiaTheme="minorEastAsia" w:hAnsi="Times New Roman" w:hint="default"/>
          <w:color w:val="000000"/>
          <w:shd w:val="clear" w:color="auto" w:fill="FFFFFF"/>
          <w:rPrChange w:id="238" w:author="Microsoft Office 用户" w:date="2021-04-02T12:01:00Z">
            <w:rPr>
              <w:rFonts w:asciiTheme="minorEastAsia" w:hAnsiTheme="minorEastAsia" w:cstheme="minorEastAsia" w:hint="eastAsia"/>
              <w:color w:val="000000"/>
              <w:sz w:val="24"/>
              <w:shd w:val="clear" w:color="auto" w:fill="FFFFFF"/>
            </w:rPr>
          </w:rPrChange>
        </w:rPr>
        <w:t>):359-366.</w:t>
      </w:r>
    </w:p>
    <w:p w14:paraId="027D086A" w14:textId="161664D5"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239" w:author="Microsoft Office 用户" w:date="2021-04-02T12:01:00Z">
            <w:rPr>
              <w:rFonts w:asciiTheme="minorEastAsia" w:hAnsiTheme="minorEastAsia" w:cstheme="minorEastAsia"/>
              <w:sz w:val="24"/>
            </w:rPr>
          </w:rPrChange>
        </w:rPr>
        <w:pPrChange w:id="240"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241" w:author="Microsoft Office 用户" w:date="2021-04-02T12:01:00Z">
            <w:rPr>
              <w:rFonts w:asciiTheme="minorEastAsia" w:hAnsiTheme="minorEastAsia" w:cstheme="minorEastAsia" w:hint="eastAsia"/>
              <w:color w:val="000000"/>
              <w:sz w:val="24"/>
              <w:shd w:val="clear" w:color="auto" w:fill="FFFFFF"/>
            </w:rPr>
          </w:rPrChange>
        </w:rPr>
        <w:t>[6]</w:t>
      </w:r>
      <w:ins w:id="242" w:author="Microsoft Office 用户" w:date="2021-04-02T12:02:00Z">
        <w:r w:rsidR="00FA7F01">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243" w:author="Microsoft Office 用户" w:date="2021-04-02T12:01:00Z">
            <w:rPr>
              <w:rFonts w:asciiTheme="minorEastAsia" w:hAnsiTheme="minorEastAsia" w:cstheme="minorEastAsia" w:hint="eastAsia"/>
              <w:sz w:val="24"/>
            </w:rPr>
          </w:rPrChange>
        </w:rPr>
        <w:t xml:space="preserve">Hinton G E, </w:t>
      </w:r>
      <w:proofErr w:type="spellStart"/>
      <w:r w:rsidRPr="00FA7F01">
        <w:rPr>
          <w:rFonts w:ascii="Times New Roman" w:eastAsiaTheme="minorEastAsia" w:hAnsi="Times New Roman" w:hint="default"/>
          <w:color w:val="000000"/>
          <w:shd w:val="clear" w:color="auto" w:fill="FFFFFF"/>
          <w:rPrChange w:id="244" w:author="Microsoft Office 用户" w:date="2021-04-02T12:01:00Z">
            <w:rPr>
              <w:rFonts w:asciiTheme="minorEastAsia" w:hAnsiTheme="minorEastAsia" w:cstheme="minorEastAsia" w:hint="eastAsia"/>
              <w:sz w:val="24"/>
            </w:rPr>
          </w:rPrChange>
        </w:rPr>
        <w:t>Salakhutdinov</w:t>
      </w:r>
      <w:proofErr w:type="spellEnd"/>
      <w:r w:rsidRPr="00FA7F01">
        <w:rPr>
          <w:rFonts w:ascii="Times New Roman" w:eastAsiaTheme="minorEastAsia" w:hAnsi="Times New Roman" w:hint="default"/>
          <w:color w:val="000000"/>
          <w:shd w:val="clear" w:color="auto" w:fill="FFFFFF"/>
          <w:rPrChange w:id="245" w:author="Microsoft Office 用户" w:date="2021-04-02T12:01:00Z">
            <w:rPr>
              <w:rFonts w:asciiTheme="minorEastAsia" w:hAnsiTheme="minorEastAsia" w:cstheme="minorEastAsia" w:hint="eastAsia"/>
              <w:sz w:val="24"/>
            </w:rPr>
          </w:rPrChange>
        </w:rPr>
        <w:t xml:space="preserve"> R </w:t>
      </w:r>
      <w:proofErr w:type="spellStart"/>
      <w:r w:rsidRPr="00FA7F01">
        <w:rPr>
          <w:rFonts w:ascii="Times New Roman" w:eastAsiaTheme="minorEastAsia" w:hAnsi="Times New Roman" w:hint="default"/>
          <w:color w:val="000000"/>
          <w:shd w:val="clear" w:color="auto" w:fill="FFFFFF"/>
          <w:rPrChange w:id="246" w:author="Microsoft Office 用户" w:date="2021-04-02T12:01:00Z">
            <w:rPr>
              <w:rFonts w:asciiTheme="minorEastAsia" w:hAnsiTheme="minorEastAsia" w:cstheme="minorEastAsia" w:hint="eastAsia"/>
              <w:sz w:val="24"/>
            </w:rPr>
          </w:rPrChange>
        </w:rPr>
        <w:t>R</w:t>
      </w:r>
      <w:proofErr w:type="spellEnd"/>
      <w:r w:rsidRPr="00FA7F01">
        <w:rPr>
          <w:rFonts w:ascii="Times New Roman" w:eastAsiaTheme="minorEastAsia" w:hAnsi="Times New Roman" w:hint="default"/>
          <w:color w:val="000000"/>
          <w:shd w:val="clear" w:color="auto" w:fill="FFFFFF"/>
          <w:rPrChange w:id="247" w:author="Microsoft Office 用户" w:date="2021-04-02T12:01:00Z">
            <w:rPr>
              <w:rFonts w:asciiTheme="minorEastAsia" w:hAnsiTheme="minorEastAsia" w:cstheme="minorEastAsia" w:hint="eastAsia"/>
              <w:sz w:val="24"/>
            </w:rPr>
          </w:rPrChange>
        </w:rPr>
        <w:t>. Reducing the dimensionality of data with neural networks[J]. Science, 2006, 313: 504-507.</w:t>
      </w:r>
    </w:p>
    <w:p w14:paraId="11B886FA" w14:textId="74270C8D"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248" w:author="Microsoft Office 用户" w:date="2021-04-02T12:01:00Z">
            <w:rPr>
              <w:rFonts w:asciiTheme="minorEastAsia" w:hAnsiTheme="minorEastAsia" w:cstheme="minorEastAsia"/>
              <w:color w:val="000000"/>
              <w:sz w:val="24"/>
              <w:shd w:val="clear" w:color="auto" w:fill="FFFFFF"/>
            </w:rPr>
          </w:rPrChange>
        </w:rPr>
        <w:pPrChange w:id="249"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250" w:author="Microsoft Office 用户" w:date="2021-04-02T12:01:00Z">
            <w:rPr>
              <w:rFonts w:asciiTheme="minorEastAsia" w:hAnsiTheme="minorEastAsia" w:cstheme="minorEastAsia" w:hint="eastAsia"/>
              <w:sz w:val="24"/>
            </w:rPr>
          </w:rPrChange>
        </w:rPr>
        <w:t>[7]</w:t>
      </w:r>
      <w:ins w:id="251" w:author="Microsoft Office 用户" w:date="2021-04-02T12:02:00Z">
        <w:r w:rsidR="00FA7F01">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252" w:author="Microsoft Office 用户" w:date="2021-04-02T12:01:00Z">
            <w:rPr>
              <w:rFonts w:asciiTheme="minorEastAsia" w:hAnsiTheme="minorEastAsia" w:cstheme="minorEastAsia" w:hint="eastAsia"/>
              <w:color w:val="000000"/>
              <w:sz w:val="24"/>
              <w:shd w:val="clear" w:color="auto" w:fill="FFFFFF"/>
            </w:rPr>
          </w:rPrChange>
        </w:rPr>
        <w:t>Hinton G E</w:t>
      </w:r>
      <w:del w:id="253" w:author="Microsoft Office 用户" w:date="2021-04-02T12:04:00Z">
        <w:r w:rsidRPr="00FA7F01" w:rsidDel="00EE4115">
          <w:rPr>
            <w:rFonts w:ascii="Times New Roman" w:eastAsiaTheme="minorEastAsia" w:hAnsi="Times New Roman" w:hint="default"/>
            <w:color w:val="000000"/>
            <w:shd w:val="clear" w:color="auto" w:fill="FFFFFF"/>
            <w:rPrChange w:id="254" w:author="Microsoft Office 用户" w:date="2021-04-02T12:01: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255" w:author="Microsoft Office 用户" w:date="2021-04-02T12:01:00Z">
            <w:rPr>
              <w:rFonts w:asciiTheme="minorEastAsia" w:hAnsiTheme="minorEastAsia" w:cstheme="minorEastAsia" w:hint="eastAsia"/>
              <w:color w:val="000000"/>
              <w:sz w:val="24"/>
              <w:shd w:val="clear" w:color="auto" w:fill="FFFFFF"/>
            </w:rPr>
          </w:rPrChange>
        </w:rPr>
        <w:t xml:space="preserve">, </w:t>
      </w:r>
      <w:proofErr w:type="spellStart"/>
      <w:r w:rsidRPr="00FA7F01">
        <w:rPr>
          <w:rFonts w:ascii="Times New Roman" w:eastAsiaTheme="minorEastAsia" w:hAnsi="Times New Roman" w:hint="default"/>
          <w:color w:val="000000"/>
          <w:shd w:val="clear" w:color="auto" w:fill="FFFFFF"/>
          <w:rPrChange w:id="256" w:author="Microsoft Office 用户" w:date="2021-04-02T12:01:00Z">
            <w:rPr>
              <w:rFonts w:asciiTheme="minorEastAsia" w:hAnsiTheme="minorEastAsia" w:cstheme="minorEastAsia" w:hint="eastAsia"/>
              <w:color w:val="000000"/>
              <w:sz w:val="24"/>
              <w:shd w:val="clear" w:color="auto" w:fill="FFFFFF"/>
            </w:rPr>
          </w:rPrChange>
        </w:rPr>
        <w:t>Osindero</w:t>
      </w:r>
      <w:proofErr w:type="spellEnd"/>
      <w:r w:rsidRPr="00FA7F01">
        <w:rPr>
          <w:rFonts w:ascii="Times New Roman" w:eastAsiaTheme="minorEastAsia" w:hAnsi="Times New Roman" w:hint="default"/>
          <w:color w:val="000000"/>
          <w:shd w:val="clear" w:color="auto" w:fill="FFFFFF"/>
          <w:rPrChange w:id="257" w:author="Microsoft Office 用户" w:date="2021-04-02T12:01:00Z">
            <w:rPr>
              <w:rFonts w:asciiTheme="minorEastAsia" w:hAnsiTheme="minorEastAsia" w:cstheme="minorEastAsia" w:hint="eastAsia"/>
              <w:color w:val="000000"/>
              <w:sz w:val="24"/>
              <w:shd w:val="clear" w:color="auto" w:fill="FFFFFF"/>
            </w:rPr>
          </w:rPrChange>
        </w:rPr>
        <w:t xml:space="preserve"> </w:t>
      </w:r>
      <w:proofErr w:type="gramStart"/>
      <w:r w:rsidRPr="00FA7F01">
        <w:rPr>
          <w:rFonts w:ascii="Times New Roman" w:eastAsiaTheme="minorEastAsia" w:hAnsi="Times New Roman" w:hint="default"/>
          <w:color w:val="000000"/>
          <w:shd w:val="clear" w:color="auto" w:fill="FFFFFF"/>
          <w:rPrChange w:id="258" w:author="Microsoft Office 用户" w:date="2021-04-02T12:01:00Z">
            <w:rPr>
              <w:rFonts w:asciiTheme="minorEastAsia" w:hAnsiTheme="minorEastAsia" w:cstheme="minorEastAsia" w:hint="eastAsia"/>
              <w:color w:val="000000"/>
              <w:sz w:val="24"/>
              <w:shd w:val="clear" w:color="auto" w:fill="FFFFFF"/>
            </w:rPr>
          </w:rPrChange>
        </w:rPr>
        <w:t>S ,</w:t>
      </w:r>
      <w:proofErr w:type="gramEnd"/>
      <w:r w:rsidRPr="00FA7F01">
        <w:rPr>
          <w:rFonts w:ascii="Times New Roman" w:eastAsiaTheme="minorEastAsia" w:hAnsi="Times New Roman" w:hint="default"/>
          <w:color w:val="000000"/>
          <w:shd w:val="clear" w:color="auto" w:fill="FFFFFF"/>
          <w:rPrChange w:id="259" w:author="Microsoft Office 用户" w:date="2021-04-02T12:01:00Z">
            <w:rPr>
              <w:rFonts w:asciiTheme="minorEastAsia" w:hAnsiTheme="minorEastAsia" w:cstheme="minorEastAsia" w:hint="eastAsia"/>
              <w:color w:val="000000"/>
              <w:sz w:val="24"/>
              <w:shd w:val="clear" w:color="auto" w:fill="FFFFFF"/>
            </w:rPr>
          </w:rPrChange>
        </w:rPr>
        <w:t xml:space="preserve"> </w:t>
      </w:r>
      <w:proofErr w:type="spellStart"/>
      <w:r w:rsidRPr="00FA7F01">
        <w:rPr>
          <w:rFonts w:ascii="Times New Roman" w:eastAsiaTheme="minorEastAsia" w:hAnsi="Times New Roman" w:hint="default"/>
          <w:color w:val="000000"/>
          <w:shd w:val="clear" w:color="auto" w:fill="FFFFFF"/>
          <w:rPrChange w:id="260" w:author="Microsoft Office 用户" w:date="2021-04-02T12:01:00Z">
            <w:rPr>
              <w:rFonts w:asciiTheme="minorEastAsia" w:hAnsiTheme="minorEastAsia" w:cstheme="minorEastAsia" w:hint="eastAsia"/>
              <w:color w:val="000000"/>
              <w:sz w:val="24"/>
              <w:shd w:val="clear" w:color="auto" w:fill="FFFFFF"/>
            </w:rPr>
          </w:rPrChange>
        </w:rPr>
        <w:t>Teh</w:t>
      </w:r>
      <w:proofErr w:type="spellEnd"/>
      <w:r w:rsidRPr="00FA7F01">
        <w:rPr>
          <w:rFonts w:ascii="Times New Roman" w:eastAsiaTheme="minorEastAsia" w:hAnsi="Times New Roman" w:hint="default"/>
          <w:color w:val="000000"/>
          <w:shd w:val="clear" w:color="auto" w:fill="FFFFFF"/>
          <w:rPrChange w:id="261" w:author="Microsoft Office 用户" w:date="2021-04-02T12:01:00Z">
            <w:rPr>
              <w:rFonts w:asciiTheme="minorEastAsia" w:hAnsiTheme="minorEastAsia" w:cstheme="minorEastAsia" w:hint="eastAsia"/>
              <w:color w:val="000000"/>
              <w:sz w:val="24"/>
              <w:shd w:val="clear" w:color="auto" w:fill="FFFFFF"/>
            </w:rPr>
          </w:rPrChange>
        </w:rPr>
        <w:t xml:space="preserve"> Y W . A Fast Learning Algorithm for Deep Belief Nets[J]. Neural Computation, 2006, 18(7):</w:t>
      </w:r>
      <w:del w:id="262" w:author="Microsoft Office 用户" w:date="2021-04-02T12:02:00Z">
        <w:r w:rsidRPr="00FA7F01" w:rsidDel="00FA7F01">
          <w:rPr>
            <w:rFonts w:ascii="Times New Roman" w:eastAsiaTheme="minorEastAsia" w:hAnsi="Times New Roman" w:hint="default"/>
            <w:color w:val="000000"/>
            <w:shd w:val="clear" w:color="auto" w:fill="FFFFFF"/>
            <w:rPrChange w:id="263" w:author="Microsoft Office 用户" w:date="2021-04-02T12:01:00Z">
              <w:rPr>
                <w:rFonts w:asciiTheme="minorEastAsia" w:hAnsiTheme="minorEastAsia" w:cstheme="minorEastAsia" w:hint="eastAsia"/>
                <w:color w:val="000000"/>
                <w:sz w:val="24"/>
                <w:shd w:val="clear" w:color="auto" w:fill="FFFFFF"/>
              </w:rPr>
            </w:rPrChange>
          </w:rPr>
          <w:delText>p.</w:delText>
        </w:r>
      </w:del>
      <w:r w:rsidRPr="00FA7F01">
        <w:rPr>
          <w:rFonts w:ascii="Times New Roman" w:eastAsiaTheme="minorEastAsia" w:hAnsi="Times New Roman" w:hint="default"/>
          <w:color w:val="000000"/>
          <w:shd w:val="clear" w:color="auto" w:fill="FFFFFF"/>
          <w:rPrChange w:id="264" w:author="Microsoft Office 用户" w:date="2021-04-02T12:01:00Z">
            <w:rPr>
              <w:rFonts w:asciiTheme="minorEastAsia" w:hAnsiTheme="minorEastAsia" w:cstheme="minorEastAsia" w:hint="eastAsia"/>
              <w:color w:val="000000"/>
              <w:sz w:val="24"/>
              <w:shd w:val="clear" w:color="auto" w:fill="FFFFFF"/>
            </w:rPr>
          </w:rPrChange>
        </w:rPr>
        <w:t>1527-1554.</w:t>
      </w:r>
    </w:p>
    <w:p w14:paraId="6F1EEEB3" w14:textId="50653FC7"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265" w:author="Microsoft Office 用户" w:date="2021-04-02T12:02:00Z">
            <w:rPr>
              <w:rFonts w:asciiTheme="minorEastAsia" w:hAnsiTheme="minorEastAsia" w:cstheme="minorEastAsia"/>
              <w:color w:val="000000"/>
              <w:sz w:val="24"/>
              <w:shd w:val="clear" w:color="auto" w:fill="FFFFFF"/>
            </w:rPr>
          </w:rPrChange>
        </w:rPr>
        <w:pPrChange w:id="266"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267" w:author="Microsoft Office 用户" w:date="2021-04-02T12:01:00Z">
            <w:rPr>
              <w:rFonts w:asciiTheme="minorEastAsia" w:hAnsiTheme="minorEastAsia" w:cstheme="minorEastAsia" w:hint="eastAsia"/>
              <w:color w:val="000000"/>
              <w:sz w:val="24"/>
              <w:shd w:val="clear" w:color="auto" w:fill="FFFFFF"/>
            </w:rPr>
          </w:rPrChange>
        </w:rPr>
        <w:t>[8]</w:t>
      </w:r>
      <w:ins w:id="268" w:author="Microsoft Office 用户" w:date="2021-04-02T12:02:00Z">
        <w:r w:rsidR="00B8079D">
          <w:rPr>
            <w:rFonts w:ascii="Times New Roman" w:eastAsiaTheme="minorEastAsia" w:hAnsi="Times New Roman"/>
            <w:color w:val="000000"/>
            <w:shd w:val="clear" w:color="auto" w:fill="FFFFFF"/>
          </w:rPr>
          <w:t xml:space="preserve"> </w:t>
        </w:r>
      </w:ins>
      <w:proofErr w:type="spellStart"/>
      <w:r w:rsidRPr="00FA7F01">
        <w:rPr>
          <w:rFonts w:ascii="Times New Roman" w:eastAsiaTheme="minorEastAsia" w:hAnsi="Times New Roman" w:hint="default"/>
          <w:color w:val="000000"/>
          <w:shd w:val="clear" w:color="auto" w:fill="FFFFFF"/>
          <w:rPrChange w:id="269" w:author="Microsoft Office 用户" w:date="2021-04-02T12:01:00Z">
            <w:rPr>
              <w:rFonts w:asciiTheme="minorEastAsia" w:hAnsiTheme="minorEastAsia" w:cstheme="minorEastAsia" w:hint="eastAsia"/>
              <w:color w:val="000000"/>
              <w:sz w:val="24"/>
              <w:shd w:val="clear" w:color="auto" w:fill="FFFFFF"/>
            </w:rPr>
          </w:rPrChange>
        </w:rPr>
        <w:t>Bengio</w:t>
      </w:r>
      <w:proofErr w:type="spellEnd"/>
      <w:r w:rsidRPr="00FA7F01">
        <w:rPr>
          <w:rFonts w:ascii="Times New Roman" w:eastAsiaTheme="minorEastAsia" w:hAnsi="Times New Roman" w:hint="default"/>
          <w:color w:val="000000"/>
          <w:shd w:val="clear" w:color="auto" w:fill="FFFFFF"/>
          <w:rPrChange w:id="270" w:author="Microsoft Office 用户" w:date="2021-04-02T12:01:00Z">
            <w:rPr>
              <w:rFonts w:asciiTheme="minorEastAsia" w:hAnsiTheme="minorEastAsia" w:cstheme="minorEastAsia" w:hint="eastAsia"/>
              <w:color w:val="000000"/>
              <w:sz w:val="24"/>
              <w:shd w:val="clear" w:color="auto" w:fill="FFFFFF"/>
            </w:rPr>
          </w:rPrChange>
        </w:rPr>
        <w:t xml:space="preserve"> Y</w:t>
      </w:r>
      <w:del w:id="271" w:author="Microsoft Office 用户" w:date="2021-04-02T12:04:00Z">
        <w:r w:rsidRPr="00FA7F01" w:rsidDel="00EE4115">
          <w:rPr>
            <w:rFonts w:ascii="Times New Roman" w:eastAsiaTheme="minorEastAsia" w:hAnsi="Times New Roman" w:hint="default"/>
            <w:color w:val="000000"/>
            <w:shd w:val="clear" w:color="auto" w:fill="FFFFFF"/>
            <w:rPrChange w:id="272" w:author="Microsoft Office 用户" w:date="2021-04-02T12:01: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273" w:author="Microsoft Office 用户" w:date="2021-04-02T12:01:00Z">
            <w:rPr>
              <w:rFonts w:asciiTheme="minorEastAsia" w:hAnsiTheme="minorEastAsia" w:cstheme="minorEastAsia" w:hint="eastAsia"/>
              <w:color w:val="000000"/>
              <w:sz w:val="24"/>
              <w:shd w:val="clear" w:color="auto" w:fill="FFFFFF"/>
            </w:rPr>
          </w:rPrChange>
        </w:rPr>
        <w:t xml:space="preserve">, </w:t>
      </w:r>
      <w:proofErr w:type="spellStart"/>
      <w:r w:rsidRPr="00FA7F01">
        <w:rPr>
          <w:rFonts w:ascii="Times New Roman" w:eastAsiaTheme="minorEastAsia" w:hAnsi="Times New Roman" w:hint="default"/>
          <w:color w:val="000000"/>
          <w:shd w:val="clear" w:color="auto" w:fill="FFFFFF"/>
          <w:rPrChange w:id="274" w:author="Microsoft Office 用户" w:date="2021-04-02T12:01:00Z">
            <w:rPr>
              <w:rFonts w:asciiTheme="minorEastAsia" w:hAnsiTheme="minorEastAsia" w:cstheme="minorEastAsia" w:hint="eastAsia"/>
              <w:color w:val="000000"/>
              <w:sz w:val="24"/>
              <w:shd w:val="clear" w:color="auto" w:fill="FFFFFF"/>
            </w:rPr>
          </w:rPrChange>
        </w:rPr>
        <w:t>Lamblin</w:t>
      </w:r>
      <w:proofErr w:type="spellEnd"/>
      <w:r w:rsidRPr="00FA7F01">
        <w:rPr>
          <w:rFonts w:ascii="Times New Roman" w:eastAsiaTheme="minorEastAsia" w:hAnsi="Times New Roman" w:hint="default"/>
          <w:color w:val="000000"/>
          <w:shd w:val="clear" w:color="auto" w:fill="FFFFFF"/>
          <w:rPrChange w:id="275" w:author="Microsoft Office 用户" w:date="2021-04-02T12:01:00Z">
            <w:rPr>
              <w:rFonts w:asciiTheme="minorEastAsia" w:hAnsiTheme="minorEastAsia" w:cstheme="minorEastAsia" w:hint="eastAsia"/>
              <w:color w:val="000000"/>
              <w:sz w:val="24"/>
              <w:shd w:val="clear" w:color="auto" w:fill="FFFFFF"/>
            </w:rPr>
          </w:rPrChange>
        </w:rPr>
        <w:t xml:space="preserve"> P</w:t>
      </w:r>
      <w:del w:id="276" w:author="Microsoft Office 用户" w:date="2021-04-02T12:04:00Z">
        <w:r w:rsidRPr="00FA7F01" w:rsidDel="00EE4115">
          <w:rPr>
            <w:rFonts w:ascii="Times New Roman" w:eastAsiaTheme="minorEastAsia" w:hAnsi="Times New Roman" w:hint="default"/>
            <w:color w:val="000000"/>
            <w:shd w:val="clear" w:color="auto" w:fill="FFFFFF"/>
            <w:rPrChange w:id="277" w:author="Microsoft Office 用户" w:date="2021-04-02T12:01: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278" w:author="Microsoft Office 用户" w:date="2021-04-02T12:01:00Z">
            <w:rPr>
              <w:rFonts w:asciiTheme="minorEastAsia" w:hAnsiTheme="minorEastAsia" w:cstheme="minorEastAsia" w:hint="eastAsia"/>
              <w:color w:val="000000"/>
              <w:sz w:val="24"/>
              <w:shd w:val="clear" w:color="auto" w:fill="FFFFFF"/>
            </w:rPr>
          </w:rPrChange>
        </w:rPr>
        <w:t xml:space="preserve">, </w:t>
      </w:r>
      <w:proofErr w:type="spellStart"/>
      <w:r w:rsidRPr="00FA7F01">
        <w:rPr>
          <w:rFonts w:ascii="Times New Roman" w:eastAsiaTheme="minorEastAsia" w:hAnsi="Times New Roman" w:hint="default"/>
          <w:color w:val="000000"/>
          <w:shd w:val="clear" w:color="auto" w:fill="FFFFFF"/>
          <w:rPrChange w:id="279" w:author="Microsoft Office 用户" w:date="2021-04-02T12:01:00Z">
            <w:rPr>
              <w:rFonts w:asciiTheme="minorEastAsia" w:hAnsiTheme="minorEastAsia" w:cstheme="minorEastAsia" w:hint="eastAsia"/>
              <w:color w:val="000000"/>
              <w:sz w:val="24"/>
              <w:shd w:val="clear" w:color="auto" w:fill="FFFFFF"/>
            </w:rPr>
          </w:rPrChange>
        </w:rPr>
        <w:t>Popovici</w:t>
      </w:r>
      <w:proofErr w:type="spellEnd"/>
      <w:r w:rsidRPr="00FA7F01">
        <w:rPr>
          <w:rFonts w:ascii="Times New Roman" w:eastAsiaTheme="minorEastAsia" w:hAnsi="Times New Roman" w:hint="default"/>
          <w:color w:val="000000"/>
          <w:shd w:val="clear" w:color="auto" w:fill="FFFFFF"/>
          <w:rPrChange w:id="280" w:author="Microsoft Office 用户" w:date="2021-04-02T12:01:00Z">
            <w:rPr>
              <w:rFonts w:asciiTheme="minorEastAsia" w:hAnsiTheme="minorEastAsia" w:cstheme="minorEastAsia" w:hint="eastAsia"/>
              <w:color w:val="000000"/>
              <w:sz w:val="24"/>
              <w:shd w:val="clear" w:color="auto" w:fill="FFFFFF"/>
            </w:rPr>
          </w:rPrChange>
        </w:rPr>
        <w:t xml:space="preserve"> </w:t>
      </w:r>
      <w:proofErr w:type="gramStart"/>
      <w:r w:rsidRPr="00FA7F01">
        <w:rPr>
          <w:rFonts w:ascii="Times New Roman" w:eastAsiaTheme="minorEastAsia" w:hAnsi="Times New Roman" w:hint="default"/>
          <w:color w:val="000000"/>
          <w:shd w:val="clear" w:color="auto" w:fill="FFFFFF"/>
          <w:rPrChange w:id="281" w:author="Microsoft Office 用户" w:date="2021-04-02T12:01:00Z">
            <w:rPr>
              <w:rFonts w:asciiTheme="minorEastAsia" w:hAnsiTheme="minorEastAsia" w:cstheme="minorEastAsia" w:hint="eastAsia"/>
              <w:color w:val="000000"/>
              <w:sz w:val="24"/>
              <w:shd w:val="clear" w:color="auto" w:fill="FFFFFF"/>
            </w:rPr>
          </w:rPrChange>
        </w:rPr>
        <w:t>D ,</w:t>
      </w:r>
      <w:proofErr w:type="gramEnd"/>
      <w:r w:rsidRPr="00FA7F01">
        <w:rPr>
          <w:rFonts w:ascii="Times New Roman" w:eastAsiaTheme="minorEastAsia" w:hAnsi="Times New Roman" w:hint="default"/>
          <w:color w:val="000000"/>
          <w:shd w:val="clear" w:color="auto" w:fill="FFFFFF"/>
          <w:rPrChange w:id="282" w:author="Microsoft Office 用户" w:date="2021-04-02T12:01:00Z">
            <w:rPr>
              <w:rFonts w:asciiTheme="minorEastAsia" w:hAnsiTheme="minorEastAsia" w:cstheme="minorEastAsia" w:hint="eastAsia"/>
              <w:color w:val="000000"/>
              <w:sz w:val="24"/>
              <w:shd w:val="clear" w:color="auto" w:fill="FFFFFF"/>
            </w:rPr>
          </w:rPrChange>
        </w:rPr>
        <w:t xml:space="preserve"> et al. Greedy layer-wise training of deep networks[C]// Advances in Neural Information Processing Systems 19, Proceedings of</w:t>
      </w:r>
      <w:r w:rsidRPr="00FA7F01">
        <w:rPr>
          <w:rFonts w:ascii="Times New Roman" w:eastAsiaTheme="minorEastAsia" w:hAnsi="Times New Roman" w:hint="default"/>
          <w:color w:val="000000"/>
          <w:shd w:val="clear" w:color="auto" w:fill="FFFFFF"/>
          <w:rPrChange w:id="283" w:author="Microsoft Office 用户" w:date="2021-04-02T12:02:00Z">
            <w:rPr>
              <w:rFonts w:asciiTheme="minorEastAsia" w:hAnsiTheme="minorEastAsia" w:cstheme="minorEastAsia" w:hint="eastAsia"/>
              <w:color w:val="000000"/>
              <w:sz w:val="24"/>
              <w:shd w:val="clear" w:color="auto" w:fill="FFFFFF"/>
            </w:rPr>
          </w:rPrChange>
        </w:rPr>
        <w:t xml:space="preserve"> the Twentieth Annual Conference on Neural Information Processing Systems, Vancouver, British Columbia, Canada, December 4-7, 2006. DBLP, 2007.</w:t>
      </w:r>
    </w:p>
    <w:p w14:paraId="10B83D9E" w14:textId="574C8949"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284" w:author="Microsoft Office 用户" w:date="2021-04-02T12:02:00Z">
            <w:rPr>
              <w:rFonts w:asciiTheme="minorEastAsia" w:hAnsiTheme="minorEastAsia" w:cstheme="minorEastAsia"/>
              <w:color w:val="000000"/>
              <w:sz w:val="24"/>
              <w:shd w:val="clear" w:color="auto" w:fill="FFFFFF"/>
            </w:rPr>
          </w:rPrChange>
        </w:rPr>
        <w:pPrChange w:id="285"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286" w:author="Microsoft Office 用户" w:date="2021-04-02T12:02:00Z">
            <w:rPr>
              <w:rFonts w:asciiTheme="minorEastAsia" w:hAnsiTheme="minorEastAsia" w:cstheme="minorEastAsia" w:hint="eastAsia"/>
              <w:color w:val="000000"/>
              <w:sz w:val="24"/>
              <w:shd w:val="clear" w:color="auto" w:fill="FFFFFF"/>
            </w:rPr>
          </w:rPrChange>
        </w:rPr>
        <w:t>[9]</w:t>
      </w:r>
      <w:ins w:id="287" w:author="Microsoft Office 用户" w:date="2021-04-02T12:02:00Z">
        <w:r w:rsidR="00B8079D">
          <w:rPr>
            <w:rFonts w:ascii="Times New Roman" w:eastAsiaTheme="minorEastAsia" w:hAnsi="Times New Roman"/>
            <w:color w:val="000000"/>
            <w:shd w:val="clear" w:color="auto" w:fill="FFFFFF"/>
          </w:rPr>
          <w:t xml:space="preserve"> </w:t>
        </w:r>
      </w:ins>
      <w:proofErr w:type="spellStart"/>
      <w:r w:rsidRPr="00FA7F01">
        <w:rPr>
          <w:rFonts w:ascii="Times New Roman" w:eastAsiaTheme="minorEastAsia" w:hAnsi="Times New Roman" w:hint="default"/>
          <w:color w:val="000000"/>
          <w:shd w:val="clear" w:color="auto" w:fill="FFFFFF"/>
          <w:rPrChange w:id="288" w:author="Microsoft Office 用户" w:date="2021-04-02T12:02:00Z">
            <w:rPr>
              <w:rFonts w:asciiTheme="minorEastAsia" w:hAnsiTheme="minorEastAsia" w:cstheme="minorEastAsia" w:hint="eastAsia"/>
              <w:color w:val="000000"/>
              <w:sz w:val="24"/>
              <w:shd w:val="clear" w:color="auto" w:fill="FFFFFF"/>
            </w:rPr>
          </w:rPrChange>
        </w:rPr>
        <w:t>Cire Tw</w:t>
      </w:r>
      <w:proofErr w:type="spellEnd"/>
      <w:r w:rsidRPr="00FA7F01">
        <w:rPr>
          <w:rFonts w:ascii="Times New Roman" w:eastAsiaTheme="minorEastAsia" w:hAnsi="Times New Roman" w:hint="default"/>
          <w:color w:val="000000"/>
          <w:shd w:val="clear" w:color="auto" w:fill="FFFFFF"/>
          <w:rPrChange w:id="289" w:author="Microsoft Office 用户" w:date="2021-04-02T12:02:00Z">
            <w:rPr>
              <w:rFonts w:asciiTheme="minorEastAsia" w:hAnsiTheme="minorEastAsia" w:cstheme="minorEastAsia" w:hint="eastAsia"/>
              <w:color w:val="000000"/>
              <w:sz w:val="24"/>
              <w:shd w:val="clear" w:color="auto" w:fill="FFFFFF"/>
            </w:rPr>
          </w:rPrChange>
        </w:rPr>
        <w:t xml:space="preserve">, </w:t>
      </w:r>
      <w:proofErr w:type="spellStart"/>
      <w:r w:rsidRPr="00FA7F01">
        <w:rPr>
          <w:rFonts w:ascii="Times New Roman" w:eastAsiaTheme="minorEastAsia" w:hAnsi="Times New Roman" w:hint="default"/>
          <w:color w:val="000000"/>
          <w:shd w:val="clear" w:color="auto" w:fill="FFFFFF"/>
          <w:rPrChange w:id="290" w:author="Microsoft Office 用户" w:date="2021-04-02T12:02:00Z">
            <w:rPr>
              <w:rFonts w:asciiTheme="minorEastAsia" w:hAnsiTheme="minorEastAsia" w:cstheme="minorEastAsia" w:hint="eastAsia"/>
              <w:color w:val="000000"/>
              <w:sz w:val="24"/>
              <w:shd w:val="clear" w:color="auto" w:fill="FFFFFF"/>
            </w:rPr>
          </w:rPrChange>
        </w:rPr>
        <w:t>Claudiu</w:t>
      </w:r>
      <w:proofErr w:type="spellEnd"/>
      <w:r w:rsidRPr="00FA7F01">
        <w:rPr>
          <w:rFonts w:ascii="Times New Roman" w:eastAsiaTheme="minorEastAsia" w:hAnsi="Times New Roman" w:hint="default"/>
          <w:color w:val="000000"/>
          <w:shd w:val="clear" w:color="auto" w:fill="FFFFFF"/>
          <w:rPrChange w:id="291" w:author="Microsoft Office 用户" w:date="2021-04-02T12:02:00Z">
            <w:rPr>
              <w:rFonts w:asciiTheme="minorEastAsia" w:hAnsiTheme="minorEastAsia" w:cstheme="minorEastAsia" w:hint="eastAsia"/>
              <w:color w:val="000000"/>
              <w:sz w:val="24"/>
              <w:shd w:val="clear" w:color="auto" w:fill="FFFFFF"/>
            </w:rPr>
          </w:rPrChange>
        </w:rPr>
        <w:t xml:space="preserve"> </w:t>
      </w:r>
      <w:proofErr w:type="gramStart"/>
      <w:r w:rsidRPr="00FA7F01">
        <w:rPr>
          <w:rFonts w:ascii="Times New Roman" w:eastAsiaTheme="minorEastAsia" w:hAnsi="Times New Roman" w:hint="default"/>
          <w:color w:val="000000"/>
          <w:shd w:val="clear" w:color="auto" w:fill="FFFFFF"/>
          <w:rPrChange w:id="292" w:author="Microsoft Office 用户" w:date="2021-04-02T12:02:00Z">
            <w:rPr>
              <w:rFonts w:asciiTheme="minorEastAsia" w:hAnsiTheme="minorEastAsia" w:cstheme="minorEastAsia" w:hint="eastAsia"/>
              <w:color w:val="000000"/>
              <w:sz w:val="24"/>
              <w:shd w:val="clear" w:color="auto" w:fill="FFFFFF"/>
            </w:rPr>
          </w:rPrChange>
        </w:rPr>
        <w:t>D ,</w:t>
      </w:r>
      <w:proofErr w:type="gramEnd"/>
      <w:r w:rsidRPr="00FA7F01">
        <w:rPr>
          <w:rFonts w:ascii="Times New Roman" w:eastAsiaTheme="minorEastAsia" w:hAnsi="Times New Roman" w:hint="default"/>
          <w:color w:val="000000"/>
          <w:shd w:val="clear" w:color="auto" w:fill="FFFFFF"/>
          <w:rPrChange w:id="293" w:author="Microsoft Office 用户" w:date="2021-04-02T12:02:00Z">
            <w:rPr>
              <w:rFonts w:asciiTheme="minorEastAsia" w:hAnsiTheme="minorEastAsia" w:cstheme="minorEastAsia" w:hint="eastAsia"/>
              <w:color w:val="000000"/>
              <w:sz w:val="24"/>
              <w:shd w:val="clear" w:color="auto" w:fill="FFFFFF"/>
            </w:rPr>
          </w:rPrChange>
        </w:rPr>
        <w:t xml:space="preserve"> Meier, et al. Deep, Big, Simple Neural Nets for Handwritten Digit Recognition.[J]. Neural Computation, 2010.</w:t>
      </w:r>
    </w:p>
    <w:p w14:paraId="0720A228" w14:textId="2E3BA71D"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294" w:author="Microsoft Office 用户" w:date="2021-04-02T12:02:00Z">
            <w:rPr>
              <w:rFonts w:asciiTheme="minorEastAsia" w:hAnsiTheme="minorEastAsia" w:cstheme="minorEastAsia"/>
              <w:color w:val="000000"/>
              <w:sz w:val="24"/>
              <w:shd w:val="clear" w:color="auto" w:fill="FFFFFF"/>
            </w:rPr>
          </w:rPrChange>
        </w:rPr>
        <w:pPrChange w:id="295"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296" w:author="Microsoft Office 用户" w:date="2021-04-02T12:02:00Z">
            <w:rPr>
              <w:rFonts w:asciiTheme="minorEastAsia" w:hAnsiTheme="minorEastAsia" w:cstheme="minorEastAsia" w:hint="eastAsia"/>
              <w:color w:val="000000"/>
              <w:sz w:val="24"/>
              <w:shd w:val="clear" w:color="auto" w:fill="FFFFFF"/>
            </w:rPr>
          </w:rPrChange>
        </w:rPr>
        <w:t>[10]</w:t>
      </w:r>
      <w:ins w:id="297" w:author="Microsoft Office 用户" w:date="2021-04-02T12:02:00Z">
        <w:r w:rsidR="00B8079D">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298" w:author="Microsoft Office 用户" w:date="2021-04-02T12:02:00Z">
            <w:rPr>
              <w:rFonts w:asciiTheme="minorEastAsia" w:hAnsiTheme="minorEastAsia" w:cstheme="minorEastAsia" w:hint="eastAsia"/>
              <w:color w:val="000000"/>
              <w:sz w:val="24"/>
              <w:shd w:val="clear" w:color="auto" w:fill="FFFFFF"/>
            </w:rPr>
          </w:rPrChange>
        </w:rPr>
        <w:t xml:space="preserve">Graves, Alex, </w:t>
      </w:r>
      <w:proofErr w:type="spellStart"/>
      <w:r w:rsidRPr="00FA7F01">
        <w:rPr>
          <w:rFonts w:ascii="Times New Roman" w:eastAsiaTheme="minorEastAsia" w:hAnsi="Times New Roman" w:hint="default"/>
          <w:color w:val="000000"/>
          <w:shd w:val="clear" w:color="auto" w:fill="FFFFFF"/>
          <w:rPrChange w:id="299" w:author="Microsoft Office 用户" w:date="2021-04-02T12:02:00Z">
            <w:rPr>
              <w:rFonts w:asciiTheme="minorEastAsia" w:hAnsiTheme="minorEastAsia" w:cstheme="minorEastAsia" w:hint="eastAsia"/>
              <w:color w:val="000000"/>
              <w:sz w:val="24"/>
              <w:shd w:val="clear" w:color="auto" w:fill="FFFFFF"/>
            </w:rPr>
          </w:rPrChange>
        </w:rPr>
        <w:t>Liwicki</w:t>
      </w:r>
      <w:proofErr w:type="spellEnd"/>
      <w:r w:rsidRPr="00FA7F01">
        <w:rPr>
          <w:rFonts w:ascii="Times New Roman" w:eastAsiaTheme="minorEastAsia" w:hAnsi="Times New Roman" w:hint="default"/>
          <w:color w:val="000000"/>
          <w:shd w:val="clear" w:color="auto" w:fill="FFFFFF"/>
          <w:rPrChange w:id="300" w:author="Microsoft Office 用户" w:date="2021-04-02T12:02:00Z">
            <w:rPr>
              <w:rFonts w:asciiTheme="minorEastAsia" w:hAnsiTheme="minorEastAsia" w:cstheme="minorEastAsia" w:hint="eastAsia"/>
              <w:color w:val="000000"/>
              <w:sz w:val="24"/>
              <w:shd w:val="clear" w:color="auto" w:fill="FFFFFF"/>
            </w:rPr>
          </w:rPrChange>
        </w:rPr>
        <w:t>, et al. A Novel Connectionist System for Unconstrained Handwriting Recognition</w:t>
      </w:r>
      <w:del w:id="301" w:author="Microsoft Office 用户" w:date="2021-04-02T12:04:00Z">
        <w:r w:rsidRPr="00FA7F01" w:rsidDel="00EE4115">
          <w:rPr>
            <w:rFonts w:ascii="Times New Roman" w:eastAsiaTheme="minorEastAsia" w:hAnsi="Times New Roman" w:hint="default"/>
            <w:color w:val="000000"/>
            <w:shd w:val="clear" w:color="auto" w:fill="FFFFFF"/>
            <w:rPrChange w:id="302" w:author="Microsoft Office 用户" w:date="2021-04-02T12:02:00Z">
              <w:rPr>
                <w:rFonts w:asciiTheme="minorEastAsia" w:hAnsiTheme="minorEastAsia" w:cstheme="minorEastAsia" w:hint="eastAsia"/>
                <w:color w:val="000000"/>
                <w:sz w:val="24"/>
                <w:shd w:val="clear" w:color="auto" w:fill="FFFFFF"/>
              </w:rPr>
            </w:rPrChange>
          </w:rPr>
          <w:delText>.</w:delText>
        </w:r>
      </w:del>
      <w:r w:rsidRPr="00FA7F01">
        <w:rPr>
          <w:rFonts w:ascii="Times New Roman" w:eastAsiaTheme="minorEastAsia" w:hAnsi="Times New Roman" w:hint="default"/>
          <w:color w:val="000000"/>
          <w:shd w:val="clear" w:color="auto" w:fill="FFFFFF"/>
          <w:rPrChange w:id="303" w:author="Microsoft Office 用户" w:date="2021-04-02T12:02:00Z">
            <w:rPr>
              <w:rFonts w:asciiTheme="minorEastAsia" w:hAnsiTheme="minorEastAsia" w:cstheme="minorEastAsia" w:hint="eastAsia"/>
              <w:color w:val="000000"/>
              <w:sz w:val="24"/>
              <w:shd w:val="clear" w:color="auto" w:fill="FFFFFF"/>
            </w:rPr>
          </w:rPrChange>
        </w:rPr>
        <w:t>[J]. IEEE Transactions on Pattern Analysis &amp; Machine Intelligence, 2009.</w:t>
      </w:r>
    </w:p>
    <w:p w14:paraId="09F97E26" w14:textId="4186C519"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304" w:author="Microsoft Office 用户" w:date="2021-04-02T12:02:00Z">
            <w:rPr>
              <w:rFonts w:asciiTheme="minorEastAsia" w:hAnsiTheme="minorEastAsia" w:cstheme="minorEastAsia"/>
              <w:color w:val="000000"/>
              <w:sz w:val="24"/>
              <w:shd w:val="clear" w:color="auto" w:fill="FFFFFF"/>
            </w:rPr>
          </w:rPrChange>
        </w:rPr>
        <w:pPrChange w:id="305"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306" w:author="Microsoft Office 用户" w:date="2021-04-02T12:02:00Z">
            <w:rPr>
              <w:rFonts w:asciiTheme="minorEastAsia" w:hAnsiTheme="minorEastAsia" w:cstheme="minorEastAsia" w:hint="eastAsia"/>
              <w:color w:val="000000"/>
              <w:sz w:val="24"/>
              <w:shd w:val="clear" w:color="auto" w:fill="FFFFFF"/>
            </w:rPr>
          </w:rPrChange>
        </w:rPr>
        <w:t>[11]</w:t>
      </w:r>
      <w:ins w:id="307" w:author="Microsoft Office 用户" w:date="2021-04-02T12:02:00Z">
        <w:r w:rsidR="00B8079D">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308" w:author="Microsoft Office 用户" w:date="2021-04-02T12:02:00Z">
            <w:rPr>
              <w:rFonts w:asciiTheme="minorEastAsia" w:hAnsiTheme="minorEastAsia" w:cstheme="minorEastAsia" w:hint="eastAsia"/>
              <w:color w:val="000000"/>
              <w:sz w:val="24"/>
              <w:shd w:val="clear" w:color="auto" w:fill="FFFFFF"/>
            </w:rPr>
          </w:rPrChange>
        </w:rPr>
        <w:t>Mohamed A</w:t>
      </w:r>
      <w:del w:id="309" w:author="Microsoft Office 用户" w:date="2021-04-02T12:04:00Z">
        <w:r w:rsidRPr="00FA7F01" w:rsidDel="00EE4115">
          <w:rPr>
            <w:rFonts w:ascii="Times New Roman" w:eastAsiaTheme="minorEastAsia" w:hAnsi="Times New Roman" w:hint="default"/>
            <w:color w:val="000000"/>
            <w:shd w:val="clear" w:color="auto" w:fill="FFFFFF"/>
            <w:rPrChange w:id="310" w:author="Microsoft Office 用户" w:date="2021-04-02T12:02: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311" w:author="Microsoft Office 用户" w:date="2021-04-02T12:02:00Z">
            <w:rPr>
              <w:rFonts w:asciiTheme="minorEastAsia" w:hAnsiTheme="minorEastAsia" w:cstheme="minorEastAsia" w:hint="eastAsia"/>
              <w:color w:val="000000"/>
              <w:sz w:val="24"/>
              <w:shd w:val="clear" w:color="auto" w:fill="FFFFFF"/>
            </w:rPr>
          </w:rPrChange>
        </w:rPr>
        <w:t xml:space="preserve">, Dahl G </w:t>
      </w:r>
      <w:proofErr w:type="gramStart"/>
      <w:r w:rsidRPr="00FA7F01">
        <w:rPr>
          <w:rFonts w:ascii="Times New Roman" w:eastAsiaTheme="minorEastAsia" w:hAnsi="Times New Roman" w:hint="default"/>
          <w:color w:val="000000"/>
          <w:shd w:val="clear" w:color="auto" w:fill="FFFFFF"/>
          <w:rPrChange w:id="312" w:author="Microsoft Office 用户" w:date="2021-04-02T12:02:00Z">
            <w:rPr>
              <w:rFonts w:asciiTheme="minorEastAsia" w:hAnsiTheme="minorEastAsia" w:cstheme="minorEastAsia" w:hint="eastAsia"/>
              <w:color w:val="000000"/>
              <w:sz w:val="24"/>
              <w:shd w:val="clear" w:color="auto" w:fill="FFFFFF"/>
            </w:rPr>
          </w:rPrChange>
        </w:rPr>
        <w:t>E ,</w:t>
      </w:r>
      <w:proofErr w:type="gramEnd"/>
      <w:r w:rsidRPr="00FA7F01">
        <w:rPr>
          <w:rFonts w:ascii="Times New Roman" w:eastAsiaTheme="minorEastAsia" w:hAnsi="Times New Roman" w:hint="default"/>
          <w:color w:val="000000"/>
          <w:shd w:val="clear" w:color="auto" w:fill="FFFFFF"/>
          <w:rPrChange w:id="313" w:author="Microsoft Office 用户" w:date="2021-04-02T12:02:00Z">
            <w:rPr>
              <w:rFonts w:asciiTheme="minorEastAsia" w:hAnsiTheme="minorEastAsia" w:cstheme="minorEastAsia" w:hint="eastAsia"/>
              <w:color w:val="000000"/>
              <w:sz w:val="24"/>
              <w:shd w:val="clear" w:color="auto" w:fill="FFFFFF"/>
            </w:rPr>
          </w:rPrChange>
        </w:rPr>
        <w:t xml:space="preserve"> Hinton G . Acoustic Modeling Using Deep Belief Networks[J]. IEEE Transactions on Audio Speech &amp; Language Processing, 2011, 20(1):14-22.</w:t>
      </w:r>
    </w:p>
    <w:p w14:paraId="43693253" w14:textId="6A442772"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314" w:author="Microsoft Office 用户" w:date="2021-04-02T12:02:00Z">
            <w:rPr>
              <w:rFonts w:asciiTheme="minorEastAsia" w:hAnsiTheme="minorEastAsia" w:cstheme="minorEastAsia"/>
              <w:color w:val="000000"/>
              <w:sz w:val="24"/>
              <w:shd w:val="clear" w:color="auto" w:fill="FFFFFF"/>
            </w:rPr>
          </w:rPrChange>
        </w:rPr>
        <w:pPrChange w:id="315"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316" w:author="Microsoft Office 用户" w:date="2021-04-02T12:02:00Z">
            <w:rPr>
              <w:rFonts w:asciiTheme="minorEastAsia" w:hAnsiTheme="minorEastAsia" w:cstheme="minorEastAsia" w:hint="eastAsia"/>
              <w:color w:val="000000"/>
              <w:sz w:val="24"/>
              <w:shd w:val="clear" w:color="auto" w:fill="FFFFFF"/>
            </w:rPr>
          </w:rPrChange>
        </w:rPr>
        <w:t>[12]</w:t>
      </w:r>
      <w:ins w:id="317" w:author="Microsoft Office 用户" w:date="2021-04-02T12:02:00Z">
        <w:r w:rsidR="00B8079D">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318" w:author="Microsoft Office 用户" w:date="2021-04-02T12:02:00Z">
            <w:rPr>
              <w:rFonts w:asciiTheme="minorEastAsia" w:hAnsiTheme="minorEastAsia" w:cstheme="minorEastAsia" w:hint="eastAsia"/>
              <w:color w:val="000000"/>
              <w:sz w:val="24"/>
              <w:shd w:val="clear" w:color="auto" w:fill="FFFFFF"/>
            </w:rPr>
          </w:rPrChange>
        </w:rPr>
        <w:t>Mohamed A R</w:t>
      </w:r>
      <w:del w:id="319" w:author="Microsoft Office 用户" w:date="2021-04-02T12:04:00Z">
        <w:r w:rsidRPr="00FA7F01" w:rsidDel="00EE4115">
          <w:rPr>
            <w:rFonts w:ascii="Times New Roman" w:eastAsiaTheme="minorEastAsia" w:hAnsi="Times New Roman" w:hint="default"/>
            <w:color w:val="000000"/>
            <w:shd w:val="clear" w:color="auto" w:fill="FFFFFF"/>
            <w:rPrChange w:id="320" w:author="Microsoft Office 用户" w:date="2021-04-02T12:02: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321" w:author="Microsoft Office 用户" w:date="2021-04-02T12:02:00Z">
            <w:rPr>
              <w:rFonts w:asciiTheme="minorEastAsia" w:hAnsiTheme="minorEastAsia" w:cstheme="minorEastAsia" w:hint="eastAsia"/>
              <w:color w:val="000000"/>
              <w:sz w:val="24"/>
              <w:shd w:val="clear" w:color="auto" w:fill="FFFFFF"/>
            </w:rPr>
          </w:rPrChange>
        </w:rPr>
        <w:t xml:space="preserve">, </w:t>
      </w:r>
      <w:proofErr w:type="spellStart"/>
      <w:r w:rsidRPr="00FA7F01">
        <w:rPr>
          <w:rFonts w:ascii="Times New Roman" w:eastAsiaTheme="minorEastAsia" w:hAnsi="Times New Roman" w:hint="default"/>
          <w:color w:val="000000"/>
          <w:shd w:val="clear" w:color="auto" w:fill="FFFFFF"/>
          <w:rPrChange w:id="322" w:author="Microsoft Office 用户" w:date="2021-04-02T12:02:00Z">
            <w:rPr>
              <w:rFonts w:asciiTheme="minorEastAsia" w:hAnsiTheme="minorEastAsia" w:cstheme="minorEastAsia" w:hint="eastAsia"/>
              <w:color w:val="000000"/>
              <w:sz w:val="24"/>
              <w:shd w:val="clear" w:color="auto" w:fill="FFFFFF"/>
            </w:rPr>
          </w:rPrChange>
        </w:rPr>
        <w:t>Sainath</w:t>
      </w:r>
      <w:proofErr w:type="spellEnd"/>
      <w:r w:rsidRPr="00FA7F01">
        <w:rPr>
          <w:rFonts w:ascii="Times New Roman" w:eastAsiaTheme="minorEastAsia" w:hAnsi="Times New Roman" w:hint="default"/>
          <w:color w:val="000000"/>
          <w:shd w:val="clear" w:color="auto" w:fill="FFFFFF"/>
          <w:rPrChange w:id="323" w:author="Microsoft Office 用户" w:date="2021-04-02T12:02:00Z">
            <w:rPr>
              <w:rFonts w:asciiTheme="minorEastAsia" w:hAnsiTheme="minorEastAsia" w:cstheme="minorEastAsia" w:hint="eastAsia"/>
              <w:color w:val="000000"/>
              <w:sz w:val="24"/>
              <w:shd w:val="clear" w:color="auto" w:fill="FFFFFF"/>
            </w:rPr>
          </w:rPrChange>
        </w:rPr>
        <w:t xml:space="preserve"> T N</w:t>
      </w:r>
      <w:del w:id="324" w:author="Microsoft Office 用户" w:date="2021-04-02T12:04:00Z">
        <w:r w:rsidRPr="00FA7F01" w:rsidDel="00EE4115">
          <w:rPr>
            <w:rFonts w:ascii="Times New Roman" w:eastAsiaTheme="minorEastAsia" w:hAnsi="Times New Roman" w:hint="default"/>
            <w:color w:val="000000"/>
            <w:shd w:val="clear" w:color="auto" w:fill="FFFFFF"/>
            <w:rPrChange w:id="325" w:author="Microsoft Office 用户" w:date="2021-04-02T12:02: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326" w:author="Microsoft Office 用户" w:date="2021-04-02T12:02:00Z">
            <w:rPr>
              <w:rFonts w:asciiTheme="minorEastAsia" w:hAnsiTheme="minorEastAsia" w:cstheme="minorEastAsia" w:hint="eastAsia"/>
              <w:color w:val="000000"/>
              <w:sz w:val="24"/>
              <w:shd w:val="clear" w:color="auto" w:fill="FFFFFF"/>
            </w:rPr>
          </w:rPrChange>
        </w:rPr>
        <w:t>, Dahl G E</w:t>
      </w:r>
      <w:del w:id="327" w:author="Microsoft Office 用户" w:date="2021-04-02T12:04:00Z">
        <w:r w:rsidRPr="00FA7F01" w:rsidDel="00EE4115">
          <w:rPr>
            <w:rFonts w:ascii="Times New Roman" w:eastAsiaTheme="minorEastAsia" w:hAnsi="Times New Roman" w:hint="default"/>
            <w:color w:val="000000"/>
            <w:shd w:val="clear" w:color="auto" w:fill="FFFFFF"/>
            <w:rPrChange w:id="328" w:author="Microsoft Office 用户" w:date="2021-04-02T12:02: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329" w:author="Microsoft Office 用户" w:date="2021-04-02T12:02:00Z">
            <w:rPr>
              <w:rFonts w:asciiTheme="minorEastAsia" w:hAnsiTheme="minorEastAsia" w:cstheme="minorEastAsia" w:hint="eastAsia"/>
              <w:color w:val="000000"/>
              <w:sz w:val="24"/>
              <w:shd w:val="clear" w:color="auto" w:fill="FFFFFF"/>
            </w:rPr>
          </w:rPrChange>
        </w:rPr>
        <w:t>, et al. Deep Belief Networks using discriminative features for phone recognition[C]// IEEE International Conference on Acoustics. IEEE, 2011.</w:t>
      </w:r>
    </w:p>
    <w:p w14:paraId="35BC6EAC" w14:textId="53AA38AC"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330" w:author="Microsoft Office 用户" w:date="2021-04-02T12:02:00Z">
            <w:rPr>
              <w:rFonts w:asciiTheme="minorEastAsia" w:hAnsiTheme="minorEastAsia" w:cstheme="minorEastAsia"/>
              <w:color w:val="000000"/>
              <w:sz w:val="24"/>
              <w:shd w:val="clear" w:color="auto" w:fill="FFFFFF"/>
            </w:rPr>
          </w:rPrChange>
        </w:rPr>
        <w:pPrChange w:id="331"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332" w:author="Microsoft Office 用户" w:date="2021-04-02T12:02:00Z">
            <w:rPr>
              <w:rFonts w:asciiTheme="minorEastAsia" w:hAnsiTheme="minorEastAsia" w:cstheme="minorEastAsia" w:hint="eastAsia"/>
              <w:color w:val="000000"/>
              <w:sz w:val="24"/>
              <w:shd w:val="clear" w:color="auto" w:fill="FFFFFF"/>
            </w:rPr>
          </w:rPrChange>
        </w:rPr>
        <w:lastRenderedPageBreak/>
        <w:t>[13]</w:t>
      </w:r>
      <w:ins w:id="333" w:author="Microsoft Office 用户" w:date="2021-04-02T12:02:00Z">
        <w:r w:rsidR="00B8079D">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334" w:author="Microsoft Office 用户" w:date="2021-04-02T12:02:00Z">
            <w:rPr>
              <w:rFonts w:asciiTheme="minorEastAsia" w:hAnsiTheme="minorEastAsia" w:cstheme="minorEastAsia" w:hint="eastAsia"/>
              <w:color w:val="000000"/>
              <w:sz w:val="24"/>
              <w:shd w:val="clear" w:color="auto" w:fill="FFFFFF"/>
            </w:rPr>
          </w:rPrChange>
        </w:rPr>
        <w:t xml:space="preserve">Dahl G </w:t>
      </w:r>
      <w:proofErr w:type="gramStart"/>
      <w:r w:rsidRPr="00FA7F01">
        <w:rPr>
          <w:rFonts w:ascii="Times New Roman" w:eastAsiaTheme="minorEastAsia" w:hAnsi="Times New Roman" w:hint="default"/>
          <w:color w:val="000000"/>
          <w:shd w:val="clear" w:color="auto" w:fill="FFFFFF"/>
          <w:rPrChange w:id="335" w:author="Microsoft Office 用户" w:date="2021-04-02T12:02:00Z">
            <w:rPr>
              <w:rFonts w:asciiTheme="minorEastAsia" w:hAnsiTheme="minorEastAsia" w:cstheme="minorEastAsia" w:hint="eastAsia"/>
              <w:color w:val="000000"/>
              <w:sz w:val="24"/>
              <w:shd w:val="clear" w:color="auto" w:fill="FFFFFF"/>
            </w:rPr>
          </w:rPrChange>
        </w:rPr>
        <w:t>E ,</w:t>
      </w:r>
      <w:proofErr w:type="gramEnd"/>
      <w:r w:rsidRPr="00FA7F01">
        <w:rPr>
          <w:rFonts w:ascii="Times New Roman" w:eastAsiaTheme="minorEastAsia" w:hAnsi="Times New Roman" w:hint="default"/>
          <w:color w:val="000000"/>
          <w:shd w:val="clear" w:color="auto" w:fill="FFFFFF"/>
          <w:rPrChange w:id="336" w:author="Microsoft Office 用户" w:date="2021-04-02T12:02:00Z">
            <w:rPr>
              <w:rFonts w:asciiTheme="minorEastAsia" w:hAnsiTheme="minorEastAsia" w:cstheme="minorEastAsia" w:hint="eastAsia"/>
              <w:color w:val="000000"/>
              <w:sz w:val="24"/>
              <w:shd w:val="clear" w:color="auto" w:fill="FFFFFF"/>
            </w:rPr>
          </w:rPrChange>
        </w:rPr>
        <w:t xml:space="preserve"> Yu D , Deng L , et al. Context-Dependent Pre-Trained Deep Neural Networks for Large-Vocabulary Speech Recognition[J]. IEEE Transactions on Audio Speech &amp; Language Processing, 2011, 20(1):30-42.</w:t>
      </w:r>
    </w:p>
    <w:p w14:paraId="18EE9221" w14:textId="77777777"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337" w:author="Microsoft Office 用户" w:date="2021-04-02T12:02:00Z">
            <w:rPr>
              <w:rFonts w:asciiTheme="minorEastAsia" w:hAnsiTheme="minorEastAsia" w:cstheme="minorEastAsia"/>
              <w:color w:val="000000"/>
              <w:sz w:val="24"/>
              <w:shd w:val="clear" w:color="auto" w:fill="FFFFFF"/>
            </w:rPr>
          </w:rPrChange>
        </w:rPr>
        <w:pPrChange w:id="338"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339" w:author="Microsoft Office 用户" w:date="2021-04-02T12:02:00Z">
            <w:rPr>
              <w:rFonts w:asciiTheme="minorEastAsia" w:hAnsiTheme="minorEastAsia" w:cstheme="minorEastAsia" w:hint="eastAsia"/>
              <w:color w:val="000000"/>
              <w:sz w:val="24"/>
              <w:shd w:val="clear" w:color="auto" w:fill="FFFFFF"/>
            </w:rPr>
          </w:rPrChange>
        </w:rPr>
        <w:t>[14]</w:t>
      </w:r>
      <w:r w:rsidRPr="00B8079D">
        <w:rPr>
          <w:rFonts w:ascii="Times New Roman" w:eastAsiaTheme="minorEastAsia" w:hAnsi="Times New Roman" w:hint="default"/>
          <w:color w:val="000000"/>
          <w:highlight w:val="yellow"/>
          <w:shd w:val="clear" w:color="auto" w:fill="FFFFFF"/>
          <w:rPrChange w:id="340" w:author="Microsoft Office 用户" w:date="2021-04-02T12:03:00Z">
            <w:rPr>
              <w:rFonts w:asciiTheme="minorEastAsia" w:hAnsiTheme="minorEastAsia" w:cstheme="minorEastAsia" w:hint="eastAsia"/>
              <w:color w:val="000000"/>
              <w:sz w:val="24"/>
              <w:shd w:val="clear" w:color="auto" w:fill="FFFFFF"/>
            </w:rPr>
          </w:rPrChange>
        </w:rPr>
        <w:t>山</w:t>
      </w:r>
      <w:r w:rsidRPr="00B8079D">
        <w:rPr>
          <w:rFonts w:ascii="Times New Roman" w:eastAsiaTheme="minorEastAsia" w:hAnsi="Times New Roman" w:hint="default"/>
          <w:color w:val="000000"/>
          <w:highlight w:val="yellow"/>
          <w:shd w:val="clear" w:color="auto" w:fill="FFFFFF"/>
          <w:rPrChange w:id="341" w:author="Microsoft Office 用户" w:date="2021-04-02T12:03:00Z">
            <w:rPr>
              <w:rFonts w:asciiTheme="minorEastAsia" w:hAnsiTheme="minorEastAsia" w:cstheme="minorEastAsia" w:hint="eastAsia"/>
              <w:color w:val="000000"/>
              <w:sz w:val="24"/>
              <w:shd w:val="clear" w:color="auto" w:fill="FFFFFF"/>
            </w:rPr>
          </w:rPrChange>
        </w:rPr>
        <w:t xml:space="preserve"> </w:t>
      </w:r>
      <w:r w:rsidRPr="00B8079D">
        <w:rPr>
          <w:rFonts w:ascii="Times New Roman" w:eastAsiaTheme="minorEastAsia" w:hAnsi="Times New Roman" w:hint="default"/>
          <w:color w:val="000000"/>
          <w:highlight w:val="yellow"/>
          <w:shd w:val="clear" w:color="auto" w:fill="FFFFFF"/>
          <w:rPrChange w:id="342" w:author="Microsoft Office 用户" w:date="2021-04-02T12:03:00Z">
            <w:rPr>
              <w:rFonts w:asciiTheme="minorEastAsia" w:hAnsiTheme="minorEastAsia" w:cstheme="minorEastAsia" w:hint="eastAsia"/>
              <w:color w:val="000000"/>
              <w:sz w:val="24"/>
              <w:shd w:val="clear" w:color="auto" w:fill="FFFFFF"/>
            </w:rPr>
          </w:rPrChange>
        </w:rPr>
        <w:t>与变革</w:t>
      </w:r>
      <w:r w:rsidRPr="00B8079D">
        <w:rPr>
          <w:rFonts w:ascii="Times New Roman" w:eastAsiaTheme="minorEastAsia" w:hAnsi="Times New Roman" w:hint="default"/>
          <w:color w:val="000000"/>
          <w:highlight w:val="yellow"/>
          <w:shd w:val="clear" w:color="auto" w:fill="FFFFFF"/>
          <w:rPrChange w:id="343" w:author="Microsoft Office 用户" w:date="2021-04-02T12:03:00Z">
            <w:rPr>
              <w:rFonts w:asciiTheme="minorEastAsia" w:hAnsiTheme="minorEastAsia" w:cstheme="minorEastAsia" w:hint="eastAsia"/>
              <w:color w:val="000000"/>
              <w:sz w:val="24"/>
              <w:shd w:val="clear" w:color="auto" w:fill="FFFFFF"/>
            </w:rPr>
          </w:rPrChange>
        </w:rPr>
        <w:t>[J].</w:t>
      </w:r>
      <w:r w:rsidRPr="00B8079D">
        <w:rPr>
          <w:rFonts w:ascii="Times New Roman" w:eastAsiaTheme="minorEastAsia" w:hAnsi="Times New Roman" w:hint="default"/>
          <w:color w:val="000000"/>
          <w:highlight w:val="yellow"/>
          <w:shd w:val="clear" w:color="auto" w:fill="FFFFFF"/>
          <w:rPrChange w:id="344" w:author="Microsoft Office 用户" w:date="2021-04-02T12:03:00Z">
            <w:rPr>
              <w:rFonts w:asciiTheme="minorEastAsia" w:hAnsiTheme="minorEastAsia" w:cstheme="minorEastAsia" w:hint="eastAsia"/>
              <w:color w:val="000000"/>
              <w:sz w:val="24"/>
              <w:shd w:val="clear" w:color="auto" w:fill="FFFFFF"/>
            </w:rPr>
          </w:rPrChange>
        </w:rPr>
        <w:t>科技导报</w:t>
      </w:r>
      <w:r w:rsidRPr="00B8079D">
        <w:rPr>
          <w:rFonts w:ascii="Times New Roman" w:eastAsiaTheme="minorEastAsia" w:hAnsi="Times New Roman" w:hint="default"/>
          <w:color w:val="000000"/>
          <w:highlight w:val="yellow"/>
          <w:shd w:val="clear" w:color="auto" w:fill="FFFFFF"/>
          <w:rPrChange w:id="345" w:author="Microsoft Office 用户" w:date="2021-04-02T12:03:00Z">
            <w:rPr>
              <w:rFonts w:asciiTheme="minorEastAsia" w:hAnsiTheme="minorEastAsia" w:cstheme="minorEastAsia" w:hint="eastAsia"/>
              <w:color w:val="000000"/>
              <w:sz w:val="24"/>
              <w:shd w:val="clear" w:color="auto" w:fill="FFFFFF"/>
            </w:rPr>
          </w:rPrChange>
        </w:rPr>
        <w:t>,2016,34(14):60-70.</w:t>
      </w:r>
    </w:p>
    <w:p w14:paraId="1368C712" w14:textId="444D0CC7"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346" w:author="Microsoft Office 用户" w:date="2021-04-02T12:02:00Z">
            <w:rPr>
              <w:rFonts w:asciiTheme="minorEastAsia" w:hAnsiTheme="minorEastAsia" w:cstheme="minorEastAsia"/>
              <w:color w:val="231F20"/>
              <w:kern w:val="0"/>
              <w:sz w:val="24"/>
              <w:lang w:bidi="ar"/>
            </w:rPr>
          </w:rPrChange>
        </w:rPr>
        <w:pPrChange w:id="347" w:author="Microsoft Office 用户" w:date="2021-04-02T12:02:00Z">
          <w:pPr>
            <w:widowControl/>
            <w:jc w:val="left"/>
          </w:pPr>
        </w:pPrChange>
      </w:pPr>
      <w:r w:rsidRPr="00FA7F01">
        <w:rPr>
          <w:rFonts w:ascii="Times New Roman" w:eastAsiaTheme="minorEastAsia" w:hAnsi="Times New Roman" w:hint="default"/>
          <w:color w:val="000000"/>
          <w:shd w:val="clear" w:color="auto" w:fill="FFFFFF"/>
          <w:rPrChange w:id="348" w:author="Microsoft Office 用户" w:date="2021-04-02T12:02:00Z">
            <w:rPr>
              <w:rFonts w:asciiTheme="minorEastAsia" w:hAnsiTheme="minorEastAsia" w:cstheme="minorEastAsia" w:hint="eastAsia"/>
              <w:color w:val="231F20"/>
              <w:kern w:val="0"/>
              <w:sz w:val="24"/>
              <w:lang w:bidi="ar"/>
            </w:rPr>
          </w:rPrChange>
        </w:rPr>
        <w:t>[15]</w:t>
      </w:r>
      <w:ins w:id="349" w:author="Microsoft Office 用户" w:date="2021-04-02T12:03:00Z">
        <w:r w:rsidR="00B8079D">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350" w:author="Microsoft Office 用户" w:date="2021-04-02T12:02:00Z">
            <w:rPr>
              <w:rFonts w:asciiTheme="minorEastAsia" w:hAnsiTheme="minorEastAsia" w:cstheme="minorEastAsia" w:hint="eastAsia"/>
              <w:color w:val="333333"/>
              <w:sz w:val="24"/>
              <w:shd w:val="clear" w:color="auto" w:fill="FFFFFF"/>
            </w:rPr>
          </w:rPrChange>
        </w:rPr>
        <w:t>D. Chen, X. Cao, F. Wen and J. Sun, "Blessing of Dimensionality: High-Dimensional Feature and Its Efficient Compression for Face Verification," </w:t>
      </w:r>
      <w:r w:rsidRPr="00FA7F01">
        <w:rPr>
          <w:rFonts w:eastAsiaTheme="minorEastAsia" w:hint="default"/>
          <w:color w:val="000000"/>
          <w:rPrChange w:id="351" w:author="Microsoft Office 用户" w:date="2021-04-02T12:02:00Z">
            <w:rPr>
              <w:rStyle w:val="a8"/>
              <w:rFonts w:asciiTheme="minorEastAsia" w:hAnsiTheme="minorEastAsia" w:cstheme="minorEastAsia" w:hint="eastAsia"/>
              <w:color w:val="333333"/>
              <w:sz w:val="24"/>
              <w:shd w:val="clear" w:color="auto" w:fill="FFFFFF"/>
            </w:rPr>
          </w:rPrChange>
        </w:rPr>
        <w:t>2013 IEEE Conference on Computer Vision and Pattern Recognition</w:t>
      </w:r>
      <w:r w:rsidRPr="00FA7F01">
        <w:rPr>
          <w:rFonts w:ascii="Times New Roman" w:eastAsiaTheme="minorEastAsia" w:hAnsi="Times New Roman" w:hint="default"/>
          <w:color w:val="000000"/>
          <w:shd w:val="clear" w:color="auto" w:fill="FFFFFF"/>
          <w:rPrChange w:id="352" w:author="Microsoft Office 用户" w:date="2021-04-02T12:02:00Z">
            <w:rPr>
              <w:rFonts w:asciiTheme="minorEastAsia" w:hAnsiTheme="minorEastAsia" w:cstheme="minorEastAsia" w:hint="eastAsia"/>
              <w:color w:val="333333"/>
              <w:sz w:val="24"/>
              <w:shd w:val="clear" w:color="auto" w:fill="FFFFFF"/>
            </w:rPr>
          </w:rPrChange>
        </w:rPr>
        <w:t xml:space="preserve">, Portland, OR, 2013, pp. 3025-3032, </w:t>
      </w:r>
      <w:proofErr w:type="spellStart"/>
      <w:r w:rsidRPr="00FA7F01">
        <w:rPr>
          <w:rFonts w:ascii="Times New Roman" w:eastAsiaTheme="minorEastAsia" w:hAnsi="Times New Roman" w:hint="default"/>
          <w:color w:val="000000"/>
          <w:shd w:val="clear" w:color="auto" w:fill="FFFFFF"/>
          <w:rPrChange w:id="353" w:author="Microsoft Office 用户" w:date="2021-04-02T12:02:00Z">
            <w:rPr>
              <w:rFonts w:asciiTheme="minorEastAsia" w:hAnsiTheme="minorEastAsia" w:cstheme="minorEastAsia" w:hint="eastAsia"/>
              <w:color w:val="333333"/>
              <w:sz w:val="24"/>
              <w:shd w:val="clear" w:color="auto" w:fill="FFFFFF"/>
            </w:rPr>
          </w:rPrChange>
        </w:rPr>
        <w:t>doi</w:t>
      </w:r>
      <w:proofErr w:type="spellEnd"/>
      <w:r w:rsidRPr="00FA7F01">
        <w:rPr>
          <w:rFonts w:ascii="Times New Roman" w:eastAsiaTheme="minorEastAsia" w:hAnsi="Times New Roman" w:hint="default"/>
          <w:color w:val="000000"/>
          <w:shd w:val="clear" w:color="auto" w:fill="FFFFFF"/>
          <w:rPrChange w:id="354" w:author="Microsoft Office 用户" w:date="2021-04-02T12:02:00Z">
            <w:rPr>
              <w:rFonts w:asciiTheme="minorEastAsia" w:hAnsiTheme="minorEastAsia" w:cstheme="minorEastAsia" w:hint="eastAsia"/>
              <w:color w:val="333333"/>
              <w:sz w:val="24"/>
              <w:shd w:val="clear" w:color="auto" w:fill="FFFFFF"/>
            </w:rPr>
          </w:rPrChange>
        </w:rPr>
        <w:t>: 10.1109/CVPR.2013.389.</w:t>
      </w:r>
    </w:p>
    <w:p w14:paraId="35A9B12A" w14:textId="5AF01684"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355" w:author="Microsoft Office 用户" w:date="2021-04-02T12:02:00Z">
            <w:rPr>
              <w:rFonts w:asciiTheme="minorEastAsia" w:hAnsiTheme="minorEastAsia" w:cstheme="minorEastAsia"/>
              <w:color w:val="000000"/>
              <w:sz w:val="24"/>
              <w:shd w:val="clear" w:color="auto" w:fill="FFFFFF"/>
            </w:rPr>
          </w:rPrChange>
        </w:rPr>
        <w:pPrChange w:id="356"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357" w:author="Microsoft Office 用户" w:date="2021-04-02T12:02:00Z">
            <w:rPr>
              <w:rFonts w:asciiTheme="minorEastAsia" w:hAnsiTheme="minorEastAsia" w:cstheme="minorEastAsia" w:hint="eastAsia"/>
              <w:color w:val="000000"/>
              <w:sz w:val="24"/>
              <w:shd w:val="clear" w:color="auto" w:fill="FFFFFF"/>
            </w:rPr>
          </w:rPrChange>
        </w:rPr>
        <w:t>[16]</w:t>
      </w:r>
      <w:ins w:id="358" w:author="Microsoft Office 用户" w:date="2021-04-02T12:03:00Z">
        <w:r w:rsidR="00B8079D">
          <w:rPr>
            <w:rFonts w:ascii="Times New Roman" w:eastAsiaTheme="minorEastAsia" w:hAnsi="Times New Roman"/>
            <w:color w:val="000000"/>
            <w:shd w:val="clear" w:color="auto" w:fill="FFFFFF"/>
          </w:rPr>
          <w:t xml:space="preserve"> </w:t>
        </w:r>
      </w:ins>
      <w:proofErr w:type="spellStart"/>
      <w:r w:rsidRPr="00FA7F01">
        <w:rPr>
          <w:rFonts w:ascii="Times New Roman" w:eastAsiaTheme="minorEastAsia" w:hAnsi="Times New Roman" w:hint="default"/>
          <w:color w:val="000000"/>
          <w:shd w:val="clear" w:color="auto" w:fill="FFFFFF"/>
          <w:rPrChange w:id="359" w:author="Microsoft Office 用户" w:date="2021-04-02T12:02:00Z">
            <w:rPr>
              <w:rFonts w:asciiTheme="minorEastAsia" w:hAnsiTheme="minorEastAsia" w:cstheme="minorEastAsia" w:hint="eastAsia"/>
              <w:color w:val="000000"/>
              <w:sz w:val="24"/>
              <w:shd w:val="clear" w:color="auto" w:fill="FFFFFF"/>
            </w:rPr>
          </w:rPrChange>
        </w:rPr>
        <w:t>Taigman</w:t>
      </w:r>
      <w:proofErr w:type="spellEnd"/>
      <w:r w:rsidRPr="00FA7F01">
        <w:rPr>
          <w:rFonts w:ascii="Times New Roman" w:eastAsiaTheme="minorEastAsia" w:hAnsi="Times New Roman" w:hint="default"/>
          <w:color w:val="000000"/>
          <w:shd w:val="clear" w:color="auto" w:fill="FFFFFF"/>
          <w:rPrChange w:id="360" w:author="Microsoft Office 用户" w:date="2021-04-02T12:02:00Z">
            <w:rPr>
              <w:rFonts w:asciiTheme="minorEastAsia" w:hAnsiTheme="minorEastAsia" w:cstheme="minorEastAsia" w:hint="eastAsia"/>
              <w:color w:val="000000"/>
              <w:sz w:val="24"/>
              <w:shd w:val="clear" w:color="auto" w:fill="FFFFFF"/>
            </w:rPr>
          </w:rPrChange>
        </w:rPr>
        <w:t xml:space="preserve"> </w:t>
      </w:r>
      <w:proofErr w:type="gramStart"/>
      <w:r w:rsidRPr="00FA7F01">
        <w:rPr>
          <w:rFonts w:ascii="Times New Roman" w:eastAsiaTheme="minorEastAsia" w:hAnsi="Times New Roman" w:hint="default"/>
          <w:color w:val="000000"/>
          <w:shd w:val="clear" w:color="auto" w:fill="FFFFFF"/>
          <w:rPrChange w:id="361" w:author="Microsoft Office 用户" w:date="2021-04-02T12:02:00Z">
            <w:rPr>
              <w:rFonts w:asciiTheme="minorEastAsia" w:hAnsiTheme="minorEastAsia" w:cstheme="minorEastAsia" w:hint="eastAsia"/>
              <w:color w:val="000000"/>
              <w:sz w:val="24"/>
              <w:shd w:val="clear" w:color="auto" w:fill="FFFFFF"/>
            </w:rPr>
          </w:rPrChange>
        </w:rPr>
        <w:t>Y ,</w:t>
      </w:r>
      <w:proofErr w:type="gramEnd"/>
      <w:r w:rsidRPr="00FA7F01">
        <w:rPr>
          <w:rFonts w:ascii="Times New Roman" w:eastAsiaTheme="minorEastAsia" w:hAnsi="Times New Roman" w:hint="default"/>
          <w:color w:val="000000"/>
          <w:shd w:val="clear" w:color="auto" w:fill="FFFFFF"/>
          <w:rPrChange w:id="362" w:author="Microsoft Office 用户" w:date="2021-04-02T12:02:00Z">
            <w:rPr>
              <w:rFonts w:asciiTheme="minorEastAsia" w:hAnsiTheme="minorEastAsia" w:cstheme="minorEastAsia" w:hint="eastAsia"/>
              <w:color w:val="000000"/>
              <w:sz w:val="24"/>
              <w:shd w:val="clear" w:color="auto" w:fill="FFFFFF"/>
            </w:rPr>
          </w:rPrChange>
        </w:rPr>
        <w:t xml:space="preserve"> Yang M , </w:t>
      </w:r>
      <w:proofErr w:type="spellStart"/>
      <w:r w:rsidRPr="00FA7F01">
        <w:rPr>
          <w:rFonts w:ascii="Times New Roman" w:eastAsiaTheme="minorEastAsia" w:hAnsi="Times New Roman" w:hint="default"/>
          <w:color w:val="000000"/>
          <w:shd w:val="clear" w:color="auto" w:fill="FFFFFF"/>
          <w:rPrChange w:id="363" w:author="Microsoft Office 用户" w:date="2021-04-02T12:02:00Z">
            <w:rPr>
              <w:rFonts w:asciiTheme="minorEastAsia" w:hAnsiTheme="minorEastAsia" w:cstheme="minorEastAsia" w:hint="eastAsia"/>
              <w:color w:val="000000"/>
              <w:sz w:val="24"/>
              <w:shd w:val="clear" w:color="auto" w:fill="FFFFFF"/>
            </w:rPr>
          </w:rPrChange>
        </w:rPr>
        <w:t>Ranzato</w:t>
      </w:r>
      <w:proofErr w:type="spellEnd"/>
      <w:r w:rsidRPr="00FA7F01">
        <w:rPr>
          <w:rFonts w:ascii="Times New Roman" w:eastAsiaTheme="minorEastAsia" w:hAnsi="Times New Roman" w:hint="default"/>
          <w:color w:val="000000"/>
          <w:shd w:val="clear" w:color="auto" w:fill="FFFFFF"/>
          <w:rPrChange w:id="364" w:author="Microsoft Office 用户" w:date="2021-04-02T12:02:00Z">
            <w:rPr>
              <w:rFonts w:asciiTheme="minorEastAsia" w:hAnsiTheme="minorEastAsia" w:cstheme="minorEastAsia" w:hint="eastAsia"/>
              <w:color w:val="000000"/>
              <w:sz w:val="24"/>
              <w:shd w:val="clear" w:color="auto" w:fill="FFFFFF"/>
            </w:rPr>
          </w:rPrChange>
        </w:rPr>
        <w:t xml:space="preserve"> M , et al. </w:t>
      </w:r>
      <w:proofErr w:type="spellStart"/>
      <w:r w:rsidRPr="00FA7F01">
        <w:rPr>
          <w:rFonts w:ascii="Times New Roman" w:eastAsiaTheme="minorEastAsia" w:hAnsi="Times New Roman" w:hint="default"/>
          <w:color w:val="000000"/>
          <w:shd w:val="clear" w:color="auto" w:fill="FFFFFF"/>
          <w:rPrChange w:id="365" w:author="Microsoft Office 用户" w:date="2021-04-02T12:02:00Z">
            <w:rPr>
              <w:rFonts w:asciiTheme="minorEastAsia" w:hAnsiTheme="minorEastAsia" w:cstheme="minorEastAsia" w:hint="eastAsia"/>
              <w:color w:val="000000"/>
              <w:sz w:val="24"/>
              <w:shd w:val="clear" w:color="auto" w:fill="FFFFFF"/>
            </w:rPr>
          </w:rPrChange>
        </w:rPr>
        <w:t>DeepFace</w:t>
      </w:r>
      <w:proofErr w:type="spellEnd"/>
      <w:r w:rsidRPr="00FA7F01">
        <w:rPr>
          <w:rFonts w:ascii="Times New Roman" w:eastAsiaTheme="minorEastAsia" w:hAnsi="Times New Roman" w:hint="default"/>
          <w:color w:val="000000"/>
          <w:shd w:val="clear" w:color="auto" w:fill="FFFFFF"/>
          <w:rPrChange w:id="366" w:author="Microsoft Office 用户" w:date="2021-04-02T12:02:00Z">
            <w:rPr>
              <w:rFonts w:asciiTheme="minorEastAsia" w:hAnsiTheme="minorEastAsia" w:cstheme="minorEastAsia" w:hint="eastAsia"/>
              <w:color w:val="000000"/>
              <w:sz w:val="24"/>
              <w:shd w:val="clear" w:color="auto" w:fill="FFFFFF"/>
            </w:rPr>
          </w:rPrChange>
        </w:rPr>
        <w:t>: Closing the Gap to Human-Level Performance in Face Verification[C]// IEEE Conference on Computer Vision &amp; Pattern Recognition. IEEE Computer Society, 2014.</w:t>
      </w:r>
    </w:p>
    <w:p w14:paraId="49FE77DE" w14:textId="479CB931"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367" w:author="Microsoft Office 用户" w:date="2021-04-02T12:02:00Z">
            <w:rPr>
              <w:rFonts w:asciiTheme="minorEastAsia" w:hAnsiTheme="minorEastAsia" w:cstheme="minorEastAsia"/>
              <w:color w:val="000000"/>
              <w:sz w:val="24"/>
              <w:shd w:val="clear" w:color="auto" w:fill="FFFFFF"/>
            </w:rPr>
          </w:rPrChange>
        </w:rPr>
        <w:pPrChange w:id="368"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369" w:author="Microsoft Office 用户" w:date="2021-04-02T12:02:00Z">
            <w:rPr>
              <w:rFonts w:asciiTheme="minorEastAsia" w:hAnsiTheme="minorEastAsia" w:cstheme="minorEastAsia" w:hint="eastAsia"/>
              <w:color w:val="000000"/>
              <w:sz w:val="24"/>
              <w:shd w:val="clear" w:color="auto" w:fill="FFFFFF"/>
            </w:rPr>
          </w:rPrChange>
        </w:rPr>
        <w:t>[17]</w:t>
      </w:r>
      <w:ins w:id="370" w:author="Microsoft Office 用户" w:date="2021-04-02T12:03:00Z">
        <w:r w:rsidR="00B8079D">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371" w:author="Microsoft Office 用户" w:date="2021-04-02T12:02:00Z">
            <w:rPr>
              <w:rFonts w:asciiTheme="minorEastAsia" w:hAnsiTheme="minorEastAsia" w:cstheme="minorEastAsia" w:hint="eastAsia"/>
              <w:color w:val="000000"/>
              <w:sz w:val="24"/>
              <w:shd w:val="clear" w:color="auto" w:fill="FFFFFF"/>
            </w:rPr>
          </w:rPrChange>
        </w:rPr>
        <w:t>Sun Y</w:t>
      </w:r>
      <w:del w:id="372" w:author="Microsoft Office 用户" w:date="2021-04-02T12:04:00Z">
        <w:r w:rsidRPr="00FA7F01" w:rsidDel="00EE4115">
          <w:rPr>
            <w:rFonts w:ascii="Times New Roman" w:eastAsiaTheme="minorEastAsia" w:hAnsi="Times New Roman" w:hint="default"/>
            <w:color w:val="000000"/>
            <w:shd w:val="clear" w:color="auto" w:fill="FFFFFF"/>
            <w:rPrChange w:id="373" w:author="Microsoft Office 用户" w:date="2021-04-02T12:02: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374" w:author="Microsoft Office 用户" w:date="2021-04-02T12:02:00Z">
            <w:rPr>
              <w:rFonts w:asciiTheme="minorEastAsia" w:hAnsiTheme="minorEastAsia" w:cstheme="minorEastAsia" w:hint="eastAsia"/>
              <w:color w:val="000000"/>
              <w:sz w:val="24"/>
              <w:shd w:val="clear" w:color="auto" w:fill="FFFFFF"/>
            </w:rPr>
          </w:rPrChange>
        </w:rPr>
        <w:t xml:space="preserve">, Wang </w:t>
      </w:r>
      <w:proofErr w:type="gramStart"/>
      <w:r w:rsidRPr="00FA7F01">
        <w:rPr>
          <w:rFonts w:ascii="Times New Roman" w:eastAsiaTheme="minorEastAsia" w:hAnsi="Times New Roman" w:hint="default"/>
          <w:color w:val="000000"/>
          <w:shd w:val="clear" w:color="auto" w:fill="FFFFFF"/>
          <w:rPrChange w:id="375" w:author="Microsoft Office 用户" w:date="2021-04-02T12:02:00Z">
            <w:rPr>
              <w:rFonts w:asciiTheme="minorEastAsia" w:hAnsiTheme="minorEastAsia" w:cstheme="minorEastAsia" w:hint="eastAsia"/>
              <w:color w:val="000000"/>
              <w:sz w:val="24"/>
              <w:shd w:val="clear" w:color="auto" w:fill="FFFFFF"/>
            </w:rPr>
          </w:rPrChange>
        </w:rPr>
        <w:t>X ,</w:t>
      </w:r>
      <w:proofErr w:type="gramEnd"/>
      <w:r w:rsidRPr="00FA7F01">
        <w:rPr>
          <w:rFonts w:ascii="Times New Roman" w:eastAsiaTheme="minorEastAsia" w:hAnsi="Times New Roman" w:hint="default"/>
          <w:color w:val="000000"/>
          <w:shd w:val="clear" w:color="auto" w:fill="FFFFFF"/>
          <w:rPrChange w:id="376" w:author="Microsoft Office 用户" w:date="2021-04-02T12:02:00Z">
            <w:rPr>
              <w:rFonts w:asciiTheme="minorEastAsia" w:hAnsiTheme="minorEastAsia" w:cstheme="minorEastAsia" w:hint="eastAsia"/>
              <w:color w:val="000000"/>
              <w:sz w:val="24"/>
              <w:shd w:val="clear" w:color="auto" w:fill="FFFFFF"/>
            </w:rPr>
          </w:rPrChange>
        </w:rPr>
        <w:t xml:space="preserve"> Tang X . Deep Learning Face Representation by Joint Identification-Verification[J]. Advances in neural information processing systems, 2014, 27.</w:t>
      </w:r>
    </w:p>
    <w:p w14:paraId="424950CC" w14:textId="62797493"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377" w:author="Microsoft Office 用户" w:date="2021-04-02T12:02:00Z">
            <w:rPr>
              <w:rFonts w:asciiTheme="minorEastAsia" w:hAnsiTheme="minorEastAsia" w:cstheme="minorEastAsia"/>
              <w:color w:val="000000"/>
              <w:sz w:val="24"/>
              <w:shd w:val="clear" w:color="auto" w:fill="FFFFFF"/>
            </w:rPr>
          </w:rPrChange>
        </w:rPr>
        <w:pPrChange w:id="378"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379" w:author="Microsoft Office 用户" w:date="2021-04-02T12:02:00Z">
            <w:rPr>
              <w:rFonts w:asciiTheme="minorEastAsia" w:hAnsiTheme="minorEastAsia" w:cstheme="minorEastAsia" w:hint="eastAsia"/>
              <w:color w:val="000000"/>
              <w:sz w:val="24"/>
              <w:shd w:val="clear" w:color="auto" w:fill="FFFFFF"/>
            </w:rPr>
          </w:rPrChange>
        </w:rPr>
        <w:t>[18]</w:t>
      </w:r>
      <w:ins w:id="380" w:author="Microsoft Office 用户" w:date="2021-04-02T12:03:00Z">
        <w:r w:rsidR="00B8079D">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381" w:author="Microsoft Office 用户" w:date="2021-04-02T12:02:00Z">
            <w:rPr>
              <w:rFonts w:asciiTheme="minorEastAsia" w:hAnsiTheme="minorEastAsia" w:cstheme="minorEastAsia" w:hint="eastAsia"/>
              <w:color w:val="000000"/>
              <w:sz w:val="24"/>
              <w:shd w:val="clear" w:color="auto" w:fill="FFFFFF"/>
            </w:rPr>
          </w:rPrChange>
        </w:rPr>
        <w:t>Deng J</w:t>
      </w:r>
      <w:del w:id="382" w:author="Microsoft Office 用户" w:date="2021-04-02T12:04:00Z">
        <w:r w:rsidRPr="00FA7F01" w:rsidDel="00EE4115">
          <w:rPr>
            <w:rFonts w:ascii="Times New Roman" w:eastAsiaTheme="minorEastAsia" w:hAnsi="Times New Roman" w:hint="default"/>
            <w:color w:val="000000"/>
            <w:shd w:val="clear" w:color="auto" w:fill="FFFFFF"/>
            <w:rPrChange w:id="383" w:author="Microsoft Office 用户" w:date="2021-04-02T12:02:00Z">
              <w:rPr>
                <w:rFonts w:asciiTheme="minorEastAsia" w:hAnsiTheme="minorEastAsia" w:cstheme="minorEastAsia" w:hint="eastAsia"/>
                <w:color w:val="000000"/>
                <w:sz w:val="24"/>
                <w:shd w:val="clear" w:color="auto" w:fill="FFFFFF"/>
              </w:rPr>
            </w:rPrChange>
          </w:rPr>
          <w:delText xml:space="preserve"> </w:delText>
        </w:r>
      </w:del>
      <w:r w:rsidRPr="00FA7F01">
        <w:rPr>
          <w:rFonts w:ascii="Times New Roman" w:eastAsiaTheme="minorEastAsia" w:hAnsi="Times New Roman" w:hint="default"/>
          <w:color w:val="000000"/>
          <w:shd w:val="clear" w:color="auto" w:fill="FFFFFF"/>
          <w:rPrChange w:id="384" w:author="Microsoft Office 用户" w:date="2021-04-02T12:02:00Z">
            <w:rPr>
              <w:rFonts w:asciiTheme="minorEastAsia" w:hAnsiTheme="minorEastAsia" w:cstheme="minorEastAsia" w:hint="eastAsia"/>
              <w:color w:val="000000"/>
              <w:sz w:val="24"/>
              <w:shd w:val="clear" w:color="auto" w:fill="FFFFFF"/>
            </w:rPr>
          </w:rPrChange>
        </w:rPr>
        <w:t xml:space="preserve">, Dong </w:t>
      </w:r>
      <w:proofErr w:type="gramStart"/>
      <w:r w:rsidRPr="00FA7F01">
        <w:rPr>
          <w:rFonts w:ascii="Times New Roman" w:eastAsiaTheme="minorEastAsia" w:hAnsi="Times New Roman" w:hint="default"/>
          <w:color w:val="000000"/>
          <w:shd w:val="clear" w:color="auto" w:fill="FFFFFF"/>
          <w:rPrChange w:id="385" w:author="Microsoft Office 用户" w:date="2021-04-02T12:02:00Z">
            <w:rPr>
              <w:rFonts w:asciiTheme="minorEastAsia" w:hAnsiTheme="minorEastAsia" w:cstheme="minorEastAsia" w:hint="eastAsia"/>
              <w:color w:val="000000"/>
              <w:sz w:val="24"/>
              <w:shd w:val="clear" w:color="auto" w:fill="FFFFFF"/>
            </w:rPr>
          </w:rPrChange>
        </w:rPr>
        <w:t>W ,</w:t>
      </w:r>
      <w:proofErr w:type="gramEnd"/>
      <w:r w:rsidRPr="00FA7F01">
        <w:rPr>
          <w:rFonts w:ascii="Times New Roman" w:eastAsiaTheme="minorEastAsia" w:hAnsi="Times New Roman" w:hint="default"/>
          <w:color w:val="000000"/>
          <w:shd w:val="clear" w:color="auto" w:fill="FFFFFF"/>
          <w:rPrChange w:id="386" w:author="Microsoft Office 用户" w:date="2021-04-02T12:02:00Z">
            <w:rPr>
              <w:rFonts w:asciiTheme="minorEastAsia" w:hAnsiTheme="minorEastAsia" w:cstheme="minorEastAsia" w:hint="eastAsia"/>
              <w:color w:val="000000"/>
              <w:sz w:val="24"/>
              <w:shd w:val="clear" w:color="auto" w:fill="FFFFFF"/>
            </w:rPr>
          </w:rPrChange>
        </w:rPr>
        <w:t xml:space="preserve"> </w:t>
      </w:r>
      <w:proofErr w:type="spellStart"/>
      <w:r w:rsidRPr="00FA7F01">
        <w:rPr>
          <w:rFonts w:ascii="Times New Roman" w:eastAsiaTheme="minorEastAsia" w:hAnsi="Times New Roman" w:hint="default"/>
          <w:color w:val="000000"/>
          <w:shd w:val="clear" w:color="auto" w:fill="FFFFFF"/>
          <w:rPrChange w:id="387" w:author="Microsoft Office 用户" w:date="2021-04-02T12:02:00Z">
            <w:rPr>
              <w:rFonts w:asciiTheme="minorEastAsia" w:hAnsiTheme="minorEastAsia" w:cstheme="minorEastAsia" w:hint="eastAsia"/>
              <w:color w:val="000000"/>
              <w:sz w:val="24"/>
              <w:shd w:val="clear" w:color="auto" w:fill="FFFFFF"/>
            </w:rPr>
          </w:rPrChange>
        </w:rPr>
        <w:t>Socher</w:t>
      </w:r>
      <w:proofErr w:type="spellEnd"/>
      <w:r w:rsidRPr="00FA7F01">
        <w:rPr>
          <w:rFonts w:ascii="Times New Roman" w:eastAsiaTheme="minorEastAsia" w:hAnsi="Times New Roman" w:hint="default"/>
          <w:color w:val="000000"/>
          <w:shd w:val="clear" w:color="auto" w:fill="FFFFFF"/>
          <w:rPrChange w:id="388" w:author="Microsoft Office 用户" w:date="2021-04-02T12:02:00Z">
            <w:rPr>
              <w:rFonts w:asciiTheme="minorEastAsia" w:hAnsiTheme="minorEastAsia" w:cstheme="minorEastAsia" w:hint="eastAsia"/>
              <w:color w:val="000000"/>
              <w:sz w:val="24"/>
              <w:shd w:val="clear" w:color="auto" w:fill="FFFFFF"/>
            </w:rPr>
          </w:rPrChange>
        </w:rPr>
        <w:t xml:space="preserve"> R , et al. ImageNet: A large-scale hierarchical image database[C]// IEEE Conference on Computer Vision &amp; Pattern Recognition. IEEE, 2009.</w:t>
      </w:r>
    </w:p>
    <w:p w14:paraId="11AD7116" w14:textId="687A1B31" w:rsidR="009B2AB4" w:rsidRPr="00FA7F01" w:rsidRDefault="008D2BAE" w:rsidP="00B8079D">
      <w:pPr>
        <w:pStyle w:val="HTML"/>
        <w:widowControl/>
        <w:spacing w:line="312" w:lineRule="auto"/>
        <w:ind w:left="425" w:hangingChars="177" w:hanging="425"/>
        <w:jc w:val="both"/>
        <w:rPr>
          <w:rFonts w:ascii="Times New Roman" w:eastAsiaTheme="minorEastAsia" w:hAnsi="Times New Roman" w:hint="default"/>
          <w:color w:val="000000"/>
          <w:shd w:val="clear" w:color="auto" w:fill="FFFFFF"/>
          <w:rPrChange w:id="389" w:author="Microsoft Office 用户" w:date="2021-04-02T12:02:00Z">
            <w:rPr>
              <w:rFonts w:asciiTheme="minorEastAsia" w:hAnsiTheme="minorEastAsia" w:cstheme="minorEastAsia"/>
              <w:color w:val="000000"/>
              <w:sz w:val="24"/>
              <w:shd w:val="clear" w:color="auto" w:fill="FFFFFF"/>
            </w:rPr>
          </w:rPrChange>
        </w:rPr>
        <w:pPrChange w:id="390" w:author="Microsoft Office 用户" w:date="2021-04-02T12:03:00Z">
          <w:pPr>
            <w:jc w:val="left"/>
          </w:pPr>
        </w:pPrChange>
      </w:pPr>
      <w:r w:rsidRPr="00FA7F01">
        <w:rPr>
          <w:rFonts w:ascii="Times New Roman" w:eastAsiaTheme="minorEastAsia" w:hAnsi="Times New Roman" w:hint="default"/>
          <w:color w:val="000000"/>
          <w:shd w:val="clear" w:color="auto" w:fill="FFFFFF"/>
          <w:rPrChange w:id="391" w:author="Microsoft Office 用户" w:date="2021-04-02T12:02:00Z">
            <w:rPr>
              <w:rFonts w:asciiTheme="minorEastAsia" w:hAnsiTheme="minorEastAsia" w:cstheme="minorEastAsia" w:hint="eastAsia"/>
              <w:color w:val="000000"/>
              <w:sz w:val="24"/>
              <w:shd w:val="clear" w:color="auto" w:fill="FFFFFF"/>
            </w:rPr>
          </w:rPrChange>
        </w:rPr>
        <w:t>[19]</w:t>
      </w:r>
      <w:ins w:id="392" w:author="Microsoft Office 用户" w:date="2021-04-02T12:03:00Z">
        <w:r w:rsidR="00B8079D">
          <w:rPr>
            <w:rFonts w:ascii="Times New Roman" w:eastAsiaTheme="minorEastAsia" w:hAnsi="Times New Roman"/>
            <w:color w:val="000000"/>
            <w:shd w:val="clear" w:color="auto" w:fill="FFFFFF"/>
          </w:rPr>
          <w:t xml:space="preserve"> </w:t>
        </w:r>
      </w:ins>
      <w:r w:rsidRPr="00FA7F01">
        <w:rPr>
          <w:rFonts w:ascii="Times New Roman" w:eastAsiaTheme="minorEastAsia" w:hAnsi="Times New Roman" w:hint="default"/>
          <w:color w:val="000000"/>
          <w:shd w:val="clear" w:color="auto" w:fill="FFFFFF"/>
          <w:rPrChange w:id="393" w:author="Microsoft Office 用户" w:date="2021-04-02T12:02:00Z">
            <w:rPr>
              <w:rFonts w:asciiTheme="minorEastAsia" w:hAnsiTheme="minorEastAsia" w:cstheme="minorEastAsia" w:hint="eastAsia"/>
              <w:color w:val="000000"/>
              <w:sz w:val="24"/>
              <w:shd w:val="clear" w:color="auto" w:fill="FFFFFF"/>
            </w:rPr>
          </w:rPrChange>
        </w:rPr>
        <w:t xml:space="preserve">Alex </w:t>
      </w:r>
      <w:proofErr w:type="spellStart"/>
      <w:r w:rsidRPr="00FA7F01">
        <w:rPr>
          <w:rFonts w:ascii="Times New Roman" w:eastAsiaTheme="minorEastAsia" w:hAnsi="Times New Roman" w:hint="default"/>
          <w:color w:val="000000"/>
          <w:shd w:val="clear" w:color="auto" w:fill="FFFFFF"/>
          <w:rPrChange w:id="394" w:author="Microsoft Office 用户" w:date="2021-04-02T12:02:00Z">
            <w:rPr>
              <w:rFonts w:asciiTheme="minorEastAsia" w:hAnsiTheme="minorEastAsia" w:cstheme="minorEastAsia" w:hint="eastAsia"/>
              <w:color w:val="000000"/>
              <w:sz w:val="24"/>
              <w:shd w:val="clear" w:color="auto" w:fill="FFFFFF"/>
            </w:rPr>
          </w:rPrChange>
        </w:rPr>
        <w:t>Krizhevsky</w:t>
      </w:r>
      <w:proofErr w:type="spellEnd"/>
      <w:r w:rsidRPr="00FA7F01">
        <w:rPr>
          <w:rFonts w:ascii="Times New Roman" w:eastAsiaTheme="minorEastAsia" w:hAnsi="Times New Roman" w:hint="default"/>
          <w:color w:val="000000"/>
          <w:shd w:val="clear" w:color="auto" w:fill="FFFFFF"/>
          <w:rPrChange w:id="395" w:author="Microsoft Office 用户" w:date="2021-04-02T12:02:00Z">
            <w:rPr>
              <w:rFonts w:asciiTheme="minorEastAsia" w:hAnsiTheme="minorEastAsia" w:cstheme="minorEastAsia" w:hint="eastAsia"/>
              <w:color w:val="000000"/>
              <w:sz w:val="24"/>
              <w:shd w:val="clear" w:color="auto" w:fill="FFFFFF"/>
            </w:rPr>
          </w:rPrChange>
        </w:rPr>
        <w:t xml:space="preserve">, Ilya </w:t>
      </w:r>
      <w:proofErr w:type="spellStart"/>
      <w:r w:rsidRPr="00FA7F01">
        <w:rPr>
          <w:rFonts w:ascii="Times New Roman" w:eastAsiaTheme="minorEastAsia" w:hAnsi="Times New Roman" w:hint="default"/>
          <w:color w:val="000000"/>
          <w:shd w:val="clear" w:color="auto" w:fill="FFFFFF"/>
          <w:rPrChange w:id="396" w:author="Microsoft Office 用户" w:date="2021-04-02T12:02:00Z">
            <w:rPr>
              <w:rFonts w:asciiTheme="minorEastAsia" w:hAnsiTheme="minorEastAsia" w:cstheme="minorEastAsia" w:hint="eastAsia"/>
              <w:color w:val="000000"/>
              <w:sz w:val="24"/>
              <w:shd w:val="clear" w:color="auto" w:fill="FFFFFF"/>
            </w:rPr>
          </w:rPrChange>
        </w:rPr>
        <w:t>Sutskever</w:t>
      </w:r>
      <w:proofErr w:type="spellEnd"/>
      <w:r w:rsidRPr="00FA7F01">
        <w:rPr>
          <w:rFonts w:ascii="Times New Roman" w:eastAsiaTheme="minorEastAsia" w:hAnsi="Times New Roman" w:hint="default"/>
          <w:color w:val="000000"/>
          <w:shd w:val="clear" w:color="auto" w:fill="FFFFFF"/>
          <w:rPrChange w:id="397" w:author="Microsoft Office 用户" w:date="2021-04-02T12:02:00Z">
            <w:rPr>
              <w:rFonts w:asciiTheme="minorEastAsia" w:hAnsiTheme="minorEastAsia" w:cstheme="minorEastAsia" w:hint="eastAsia"/>
              <w:color w:val="000000"/>
              <w:sz w:val="24"/>
              <w:shd w:val="clear" w:color="auto" w:fill="FFFFFF"/>
            </w:rPr>
          </w:rPrChange>
        </w:rPr>
        <w:t xml:space="preserve">, and Geoffrey E. Hinton. 2017. ImageNet classification with deep convolutional neural networks. </w:t>
      </w:r>
      <w:proofErr w:type="spellStart"/>
      <w:r w:rsidRPr="00FA7F01">
        <w:rPr>
          <w:rFonts w:ascii="Times New Roman" w:eastAsiaTheme="minorEastAsia" w:hAnsi="Times New Roman" w:hint="default"/>
          <w:color w:val="000000"/>
          <w:shd w:val="clear" w:color="auto" w:fill="FFFFFF"/>
          <w:rPrChange w:id="398" w:author="Microsoft Office 用户" w:date="2021-04-02T12:02:00Z">
            <w:rPr>
              <w:rFonts w:asciiTheme="minorEastAsia" w:hAnsiTheme="minorEastAsia" w:cstheme="minorEastAsia" w:hint="eastAsia"/>
              <w:color w:val="000000"/>
              <w:sz w:val="24"/>
              <w:shd w:val="clear" w:color="auto" w:fill="FFFFFF"/>
            </w:rPr>
          </w:rPrChange>
        </w:rPr>
        <w:t>Commun</w:t>
      </w:r>
      <w:proofErr w:type="spellEnd"/>
      <w:r w:rsidRPr="00FA7F01">
        <w:rPr>
          <w:rFonts w:ascii="Times New Roman" w:eastAsiaTheme="minorEastAsia" w:hAnsi="Times New Roman" w:hint="default"/>
          <w:color w:val="000000"/>
          <w:shd w:val="clear" w:color="auto" w:fill="FFFFFF"/>
          <w:rPrChange w:id="399" w:author="Microsoft Office 用户" w:date="2021-04-02T12:02:00Z">
            <w:rPr>
              <w:rFonts w:asciiTheme="minorEastAsia" w:hAnsiTheme="minorEastAsia" w:cstheme="minorEastAsia" w:hint="eastAsia"/>
              <w:color w:val="000000"/>
              <w:sz w:val="24"/>
              <w:shd w:val="clear" w:color="auto" w:fill="FFFFFF"/>
            </w:rPr>
          </w:rPrChange>
        </w:rPr>
        <w:t xml:space="preserve">. ACM 60, 6 (June 2017), 847), </w:t>
      </w:r>
    </w:p>
    <w:p w14:paraId="45D81DB4" w14:textId="77777777"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400" w:author="Microsoft Office 用户" w:date="2021-04-02T12:02:00Z">
            <w:rPr>
              <w:rFonts w:asciiTheme="minorEastAsia" w:hAnsiTheme="minorEastAsia" w:cstheme="minorEastAsia"/>
              <w:color w:val="000000"/>
              <w:sz w:val="24"/>
              <w:shd w:val="clear" w:color="auto" w:fill="FFFFFF"/>
            </w:rPr>
          </w:rPrChange>
        </w:rPr>
        <w:pPrChange w:id="401"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402" w:author="Microsoft Office 用户" w:date="2021-04-02T12:02:00Z">
            <w:rPr>
              <w:rFonts w:asciiTheme="minorEastAsia" w:hAnsiTheme="minorEastAsia" w:cstheme="minorEastAsia" w:hint="eastAsia"/>
              <w:color w:val="000000"/>
              <w:sz w:val="24"/>
              <w:shd w:val="clear" w:color="auto" w:fill="FFFFFF"/>
            </w:rPr>
          </w:rPrChange>
        </w:rPr>
        <w:t>[20]</w:t>
      </w:r>
      <w:r w:rsidRPr="00FA7F01">
        <w:rPr>
          <w:rFonts w:ascii="Times New Roman" w:eastAsiaTheme="minorEastAsia" w:hAnsi="Times New Roman" w:hint="default"/>
          <w:color w:val="000000"/>
          <w:shd w:val="clear" w:color="auto" w:fill="FFFFFF"/>
          <w:rPrChange w:id="403" w:author="Microsoft Office 用户" w:date="2021-04-02T12:02:00Z">
            <w:rPr>
              <w:rFonts w:asciiTheme="minorEastAsia" w:hAnsiTheme="minorEastAsia" w:cstheme="minorEastAsia" w:hint="eastAsia"/>
              <w:color w:val="000000"/>
              <w:sz w:val="24"/>
              <w:shd w:val="clear" w:color="auto" w:fill="FFFFFF"/>
            </w:rPr>
          </w:rPrChange>
        </w:rPr>
        <w:t>鲁恒润</w:t>
      </w:r>
      <w:r w:rsidRPr="00FA7F01">
        <w:rPr>
          <w:rFonts w:ascii="Times New Roman" w:eastAsiaTheme="minorEastAsia" w:hAnsi="Times New Roman" w:hint="default"/>
          <w:color w:val="000000"/>
          <w:shd w:val="clear" w:color="auto" w:fill="FFFFFF"/>
          <w:rPrChange w:id="404"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05" w:author="Microsoft Office 用户" w:date="2021-04-02T12:02:00Z">
            <w:rPr>
              <w:rFonts w:asciiTheme="minorEastAsia" w:hAnsiTheme="minorEastAsia" w:cstheme="minorEastAsia" w:hint="eastAsia"/>
              <w:color w:val="000000"/>
              <w:sz w:val="24"/>
              <w:shd w:val="clear" w:color="auto" w:fill="FFFFFF"/>
            </w:rPr>
          </w:rPrChange>
        </w:rPr>
        <w:t>李强</w:t>
      </w:r>
      <w:r w:rsidRPr="00FA7F01">
        <w:rPr>
          <w:rFonts w:ascii="Times New Roman" w:eastAsiaTheme="minorEastAsia" w:hAnsi="Times New Roman" w:hint="default"/>
          <w:color w:val="000000"/>
          <w:shd w:val="clear" w:color="auto" w:fill="FFFFFF"/>
          <w:rPrChange w:id="406"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07" w:author="Microsoft Office 用户" w:date="2021-04-02T12:02:00Z">
            <w:rPr>
              <w:rFonts w:asciiTheme="minorEastAsia" w:hAnsiTheme="minorEastAsia" w:cstheme="minorEastAsia" w:hint="eastAsia"/>
              <w:color w:val="000000"/>
              <w:sz w:val="24"/>
              <w:shd w:val="clear" w:color="auto" w:fill="FFFFFF"/>
            </w:rPr>
          </w:rPrChange>
        </w:rPr>
        <w:t>杨文旺</w:t>
      </w:r>
      <w:r w:rsidRPr="00FA7F01">
        <w:rPr>
          <w:rFonts w:ascii="Times New Roman" w:eastAsiaTheme="minorEastAsia" w:hAnsi="Times New Roman" w:hint="default"/>
          <w:color w:val="000000"/>
          <w:shd w:val="clear" w:color="auto" w:fill="FFFFFF"/>
          <w:rPrChange w:id="408"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09" w:author="Microsoft Office 用户" w:date="2021-04-02T12:02:00Z">
            <w:rPr>
              <w:rFonts w:asciiTheme="minorEastAsia" w:hAnsiTheme="minorEastAsia" w:cstheme="minorEastAsia" w:hint="eastAsia"/>
              <w:color w:val="000000"/>
              <w:sz w:val="24"/>
              <w:shd w:val="clear" w:color="auto" w:fill="FFFFFF"/>
            </w:rPr>
          </w:rPrChange>
        </w:rPr>
        <w:t>基于改进</w:t>
      </w:r>
      <w:r w:rsidRPr="00FA7F01">
        <w:rPr>
          <w:rFonts w:ascii="Times New Roman" w:eastAsiaTheme="minorEastAsia" w:hAnsi="Times New Roman" w:hint="default"/>
          <w:color w:val="000000"/>
          <w:shd w:val="clear" w:color="auto" w:fill="FFFFFF"/>
          <w:rPrChange w:id="410" w:author="Microsoft Office 用户" w:date="2021-04-02T12:02:00Z">
            <w:rPr>
              <w:rFonts w:asciiTheme="minorEastAsia" w:hAnsiTheme="minorEastAsia" w:cstheme="minorEastAsia" w:hint="eastAsia"/>
              <w:color w:val="000000"/>
              <w:sz w:val="24"/>
              <w:shd w:val="clear" w:color="auto" w:fill="FFFFFF"/>
            </w:rPr>
          </w:rPrChange>
        </w:rPr>
        <w:t>YOLOv3</w:t>
      </w:r>
      <w:r w:rsidRPr="00FA7F01">
        <w:rPr>
          <w:rFonts w:ascii="Times New Roman" w:eastAsiaTheme="minorEastAsia" w:hAnsi="Times New Roman" w:hint="default"/>
          <w:color w:val="000000"/>
          <w:shd w:val="clear" w:color="auto" w:fill="FFFFFF"/>
          <w:rPrChange w:id="411" w:author="Microsoft Office 用户" w:date="2021-04-02T12:02:00Z">
            <w:rPr>
              <w:rFonts w:asciiTheme="minorEastAsia" w:hAnsiTheme="minorEastAsia" w:cstheme="minorEastAsia" w:hint="eastAsia"/>
              <w:color w:val="000000"/>
              <w:sz w:val="24"/>
              <w:shd w:val="clear" w:color="auto" w:fill="FFFFFF"/>
            </w:rPr>
          </w:rPrChange>
        </w:rPr>
        <w:t>的锌阴极板残留物图像识别方法</w:t>
      </w:r>
      <w:r w:rsidRPr="00FA7F01">
        <w:rPr>
          <w:rFonts w:ascii="Times New Roman" w:eastAsiaTheme="minorEastAsia" w:hAnsi="Times New Roman" w:hint="default"/>
          <w:color w:val="000000"/>
          <w:shd w:val="clear" w:color="auto" w:fill="FFFFFF"/>
          <w:rPrChange w:id="412" w:author="Microsoft Office 用户" w:date="2021-04-02T12:02:00Z">
            <w:rPr>
              <w:rFonts w:asciiTheme="minorEastAsia" w:hAnsiTheme="minorEastAsia" w:cstheme="minorEastAsia" w:hint="eastAsia"/>
              <w:color w:val="000000"/>
              <w:sz w:val="24"/>
              <w:shd w:val="clear" w:color="auto" w:fill="FFFFFF"/>
            </w:rPr>
          </w:rPrChange>
        </w:rPr>
        <w:t>[J].</w:t>
      </w:r>
      <w:r w:rsidRPr="00FA7F01">
        <w:rPr>
          <w:rFonts w:ascii="Times New Roman" w:eastAsiaTheme="minorEastAsia" w:hAnsi="Times New Roman" w:hint="default"/>
          <w:color w:val="000000"/>
          <w:shd w:val="clear" w:color="auto" w:fill="FFFFFF"/>
          <w:rPrChange w:id="413" w:author="Microsoft Office 用户" w:date="2021-04-02T12:02:00Z">
            <w:rPr>
              <w:rFonts w:asciiTheme="minorEastAsia" w:hAnsiTheme="minorEastAsia" w:cstheme="minorEastAsia" w:hint="eastAsia"/>
              <w:color w:val="000000"/>
              <w:sz w:val="24"/>
              <w:shd w:val="clear" w:color="auto" w:fill="FFFFFF"/>
            </w:rPr>
          </w:rPrChange>
        </w:rPr>
        <w:t>矿冶</w:t>
      </w:r>
      <w:r w:rsidRPr="00FA7F01">
        <w:rPr>
          <w:rFonts w:ascii="Times New Roman" w:eastAsiaTheme="minorEastAsia" w:hAnsi="Times New Roman" w:hint="default"/>
          <w:color w:val="000000"/>
          <w:shd w:val="clear" w:color="auto" w:fill="FFFFFF"/>
          <w:rPrChange w:id="414" w:author="Microsoft Office 用户" w:date="2021-04-02T12:02:00Z">
            <w:rPr>
              <w:rFonts w:asciiTheme="minorEastAsia" w:hAnsiTheme="minorEastAsia" w:cstheme="minorEastAsia" w:hint="eastAsia"/>
              <w:color w:val="000000"/>
              <w:sz w:val="24"/>
              <w:shd w:val="clear" w:color="auto" w:fill="FFFFFF"/>
            </w:rPr>
          </w:rPrChange>
        </w:rPr>
        <w:t>,2021,30(01):74-79.</w:t>
      </w:r>
    </w:p>
    <w:p w14:paraId="0EF84B86" w14:textId="77777777"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415" w:author="Microsoft Office 用户" w:date="2021-04-02T12:02:00Z">
            <w:rPr>
              <w:rFonts w:asciiTheme="minorEastAsia" w:hAnsiTheme="minorEastAsia" w:cstheme="minorEastAsia"/>
              <w:color w:val="000000"/>
              <w:sz w:val="24"/>
              <w:shd w:val="clear" w:color="auto" w:fill="FFFFFF"/>
            </w:rPr>
          </w:rPrChange>
        </w:rPr>
        <w:pPrChange w:id="416"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417" w:author="Microsoft Office 用户" w:date="2021-04-02T12:02:00Z">
            <w:rPr>
              <w:rFonts w:asciiTheme="minorEastAsia" w:hAnsiTheme="minorEastAsia" w:cstheme="minorEastAsia" w:hint="eastAsia"/>
              <w:color w:val="000000"/>
              <w:sz w:val="24"/>
              <w:shd w:val="clear" w:color="auto" w:fill="FFFFFF"/>
            </w:rPr>
          </w:rPrChange>
        </w:rPr>
        <w:t>[21]</w:t>
      </w:r>
      <w:r w:rsidRPr="00FA7F01">
        <w:rPr>
          <w:rFonts w:ascii="Times New Roman" w:eastAsiaTheme="minorEastAsia" w:hAnsi="Times New Roman" w:hint="default"/>
          <w:color w:val="000000"/>
          <w:shd w:val="clear" w:color="auto" w:fill="FFFFFF"/>
          <w:rPrChange w:id="418" w:author="Microsoft Office 用户" w:date="2021-04-02T12:02:00Z">
            <w:rPr>
              <w:rFonts w:asciiTheme="minorEastAsia" w:hAnsiTheme="minorEastAsia" w:cstheme="minorEastAsia" w:hint="eastAsia"/>
              <w:color w:val="000000"/>
              <w:sz w:val="24"/>
              <w:shd w:val="clear" w:color="auto" w:fill="FFFFFF"/>
            </w:rPr>
          </w:rPrChange>
        </w:rPr>
        <w:t>于凌涛</w:t>
      </w:r>
      <w:r w:rsidRPr="00FA7F01">
        <w:rPr>
          <w:rFonts w:ascii="Times New Roman" w:eastAsiaTheme="minorEastAsia" w:hAnsi="Times New Roman" w:hint="default"/>
          <w:color w:val="000000"/>
          <w:shd w:val="clear" w:color="auto" w:fill="FFFFFF"/>
          <w:rPrChange w:id="419"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20" w:author="Microsoft Office 用户" w:date="2021-04-02T12:02:00Z">
            <w:rPr>
              <w:rFonts w:asciiTheme="minorEastAsia" w:hAnsiTheme="minorEastAsia" w:cstheme="minorEastAsia" w:hint="eastAsia"/>
              <w:color w:val="000000"/>
              <w:sz w:val="24"/>
              <w:shd w:val="clear" w:color="auto" w:fill="FFFFFF"/>
            </w:rPr>
          </w:rPrChange>
        </w:rPr>
        <w:t>夏永强</w:t>
      </w:r>
      <w:r w:rsidRPr="00FA7F01">
        <w:rPr>
          <w:rFonts w:ascii="Times New Roman" w:eastAsiaTheme="minorEastAsia" w:hAnsi="Times New Roman" w:hint="default"/>
          <w:color w:val="000000"/>
          <w:shd w:val="clear" w:color="auto" w:fill="FFFFFF"/>
          <w:rPrChange w:id="421"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22" w:author="Microsoft Office 用户" w:date="2021-04-02T12:02:00Z">
            <w:rPr>
              <w:rFonts w:asciiTheme="minorEastAsia" w:hAnsiTheme="minorEastAsia" w:cstheme="minorEastAsia" w:hint="eastAsia"/>
              <w:color w:val="000000"/>
              <w:sz w:val="24"/>
              <w:shd w:val="clear" w:color="auto" w:fill="FFFFFF"/>
            </w:rPr>
          </w:rPrChange>
        </w:rPr>
        <w:t>闫昱晟</w:t>
      </w:r>
      <w:r w:rsidRPr="00FA7F01">
        <w:rPr>
          <w:rFonts w:ascii="Times New Roman" w:eastAsiaTheme="minorEastAsia" w:hAnsi="Times New Roman" w:hint="default"/>
          <w:color w:val="000000"/>
          <w:shd w:val="clear" w:color="auto" w:fill="FFFFFF"/>
          <w:rPrChange w:id="423"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24" w:author="Microsoft Office 用户" w:date="2021-04-02T12:02:00Z">
            <w:rPr>
              <w:rFonts w:asciiTheme="minorEastAsia" w:hAnsiTheme="minorEastAsia" w:cstheme="minorEastAsia" w:hint="eastAsia"/>
              <w:color w:val="000000"/>
              <w:sz w:val="24"/>
              <w:shd w:val="clear" w:color="auto" w:fill="FFFFFF"/>
            </w:rPr>
          </w:rPrChange>
        </w:rPr>
        <w:t>王鹏程</w:t>
      </w:r>
      <w:r w:rsidRPr="00FA7F01">
        <w:rPr>
          <w:rFonts w:ascii="Times New Roman" w:eastAsiaTheme="minorEastAsia" w:hAnsi="Times New Roman" w:hint="default"/>
          <w:color w:val="000000"/>
          <w:shd w:val="clear" w:color="auto" w:fill="FFFFFF"/>
          <w:rPrChange w:id="425"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26" w:author="Microsoft Office 用户" w:date="2021-04-02T12:02:00Z">
            <w:rPr>
              <w:rFonts w:asciiTheme="minorEastAsia" w:hAnsiTheme="minorEastAsia" w:cstheme="minorEastAsia" w:hint="eastAsia"/>
              <w:color w:val="000000"/>
              <w:sz w:val="24"/>
              <w:shd w:val="clear" w:color="auto" w:fill="FFFFFF"/>
            </w:rPr>
          </w:rPrChange>
        </w:rPr>
        <w:t>曹伟</w:t>
      </w:r>
      <w:r w:rsidRPr="00FA7F01">
        <w:rPr>
          <w:rFonts w:ascii="Times New Roman" w:eastAsiaTheme="minorEastAsia" w:hAnsi="Times New Roman" w:hint="default"/>
          <w:color w:val="000000"/>
          <w:shd w:val="clear" w:color="auto" w:fill="FFFFFF"/>
          <w:rPrChange w:id="427"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28" w:author="Microsoft Office 用户" w:date="2021-04-02T12:02:00Z">
            <w:rPr>
              <w:rFonts w:asciiTheme="minorEastAsia" w:hAnsiTheme="minorEastAsia" w:cstheme="minorEastAsia" w:hint="eastAsia"/>
              <w:color w:val="000000"/>
              <w:sz w:val="24"/>
              <w:shd w:val="clear" w:color="auto" w:fill="FFFFFF"/>
            </w:rPr>
          </w:rPrChange>
        </w:rPr>
        <w:t>利用卷积神经网络分类乳腺癌病理图像</w:t>
      </w:r>
      <w:r w:rsidRPr="00FA7F01">
        <w:rPr>
          <w:rFonts w:ascii="Times New Roman" w:eastAsiaTheme="minorEastAsia" w:hAnsi="Times New Roman" w:hint="default"/>
          <w:color w:val="000000"/>
          <w:shd w:val="clear" w:color="auto" w:fill="FFFFFF"/>
          <w:rPrChange w:id="429" w:author="Microsoft Office 用户" w:date="2021-04-02T12:02:00Z">
            <w:rPr>
              <w:rFonts w:asciiTheme="minorEastAsia" w:hAnsiTheme="minorEastAsia" w:cstheme="minorEastAsia" w:hint="eastAsia"/>
              <w:color w:val="000000"/>
              <w:sz w:val="24"/>
              <w:shd w:val="clear" w:color="auto" w:fill="FFFFFF"/>
            </w:rPr>
          </w:rPrChange>
        </w:rPr>
        <w:t>[J/OL].</w:t>
      </w:r>
      <w:r w:rsidRPr="00FA7F01">
        <w:rPr>
          <w:rFonts w:ascii="Times New Roman" w:eastAsiaTheme="minorEastAsia" w:hAnsi="Times New Roman" w:hint="default"/>
          <w:color w:val="000000"/>
          <w:shd w:val="clear" w:color="auto" w:fill="FFFFFF"/>
          <w:rPrChange w:id="430" w:author="Microsoft Office 用户" w:date="2021-04-02T12:02:00Z">
            <w:rPr>
              <w:rFonts w:asciiTheme="minorEastAsia" w:hAnsiTheme="minorEastAsia" w:cstheme="minorEastAsia" w:hint="eastAsia"/>
              <w:color w:val="000000"/>
              <w:sz w:val="24"/>
              <w:shd w:val="clear" w:color="auto" w:fill="FFFFFF"/>
            </w:rPr>
          </w:rPrChange>
        </w:rPr>
        <w:t>哈尔滨工程大学学报</w:t>
      </w:r>
      <w:r w:rsidRPr="00FA7F01">
        <w:rPr>
          <w:rFonts w:ascii="Times New Roman" w:eastAsiaTheme="minorEastAsia" w:hAnsi="Times New Roman" w:hint="default"/>
          <w:color w:val="000000"/>
          <w:shd w:val="clear" w:color="auto" w:fill="FFFFFF"/>
          <w:rPrChange w:id="431" w:author="Microsoft Office 用户" w:date="2021-04-02T12:02:00Z">
            <w:rPr>
              <w:rFonts w:asciiTheme="minorEastAsia" w:hAnsiTheme="minorEastAsia" w:cstheme="minorEastAsia" w:hint="eastAsia"/>
              <w:color w:val="000000"/>
              <w:sz w:val="24"/>
              <w:shd w:val="clear" w:color="auto" w:fill="FFFFFF"/>
            </w:rPr>
          </w:rPrChange>
        </w:rPr>
        <w:t>:1-6[2021-02-24].http://kns.cnki.net/kcms/detail/23.1390.U.20210209.1511.004.html.</w:t>
      </w:r>
    </w:p>
    <w:p w14:paraId="667611F1" w14:textId="77777777"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432" w:author="Microsoft Office 用户" w:date="2021-04-02T12:02:00Z">
            <w:rPr>
              <w:rFonts w:asciiTheme="minorEastAsia" w:hAnsiTheme="minorEastAsia" w:cstheme="minorEastAsia"/>
              <w:color w:val="000000"/>
              <w:sz w:val="24"/>
              <w:shd w:val="clear" w:color="auto" w:fill="FFFFFF"/>
            </w:rPr>
          </w:rPrChange>
        </w:rPr>
        <w:pPrChange w:id="433"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434" w:author="Microsoft Office 用户" w:date="2021-04-02T12:02:00Z">
            <w:rPr>
              <w:rFonts w:asciiTheme="minorEastAsia" w:hAnsiTheme="minorEastAsia" w:cstheme="minorEastAsia" w:hint="eastAsia"/>
              <w:color w:val="000000"/>
              <w:sz w:val="24"/>
              <w:shd w:val="clear" w:color="auto" w:fill="FFFFFF"/>
            </w:rPr>
          </w:rPrChange>
        </w:rPr>
        <w:t>[22]</w:t>
      </w:r>
      <w:r w:rsidRPr="00FA7F01">
        <w:rPr>
          <w:rFonts w:ascii="Times New Roman" w:eastAsiaTheme="minorEastAsia" w:hAnsi="Times New Roman" w:hint="default"/>
          <w:color w:val="000000"/>
          <w:shd w:val="clear" w:color="auto" w:fill="FFFFFF"/>
          <w:rPrChange w:id="435" w:author="Microsoft Office 用户" w:date="2021-04-02T12:02:00Z">
            <w:rPr>
              <w:rFonts w:asciiTheme="minorEastAsia" w:hAnsiTheme="minorEastAsia" w:cstheme="minorEastAsia" w:hint="eastAsia"/>
              <w:color w:val="000000"/>
              <w:sz w:val="24"/>
              <w:shd w:val="clear" w:color="auto" w:fill="FFFFFF"/>
            </w:rPr>
          </w:rPrChange>
        </w:rPr>
        <w:t>高宸</w:t>
      </w:r>
      <w:r w:rsidRPr="00FA7F01">
        <w:rPr>
          <w:rFonts w:ascii="Times New Roman" w:eastAsiaTheme="minorEastAsia" w:hAnsi="Times New Roman" w:hint="default"/>
          <w:color w:val="000000"/>
          <w:shd w:val="clear" w:color="auto" w:fill="FFFFFF"/>
          <w:rPrChange w:id="436"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37" w:author="Microsoft Office 用户" w:date="2021-04-02T12:02:00Z">
            <w:rPr>
              <w:rFonts w:asciiTheme="minorEastAsia" w:hAnsiTheme="minorEastAsia" w:cstheme="minorEastAsia" w:hint="eastAsia"/>
              <w:color w:val="000000"/>
              <w:sz w:val="24"/>
              <w:shd w:val="clear" w:color="auto" w:fill="FFFFFF"/>
            </w:rPr>
          </w:rPrChange>
        </w:rPr>
        <w:t>李勇</w:t>
      </w:r>
      <w:r w:rsidRPr="00FA7F01">
        <w:rPr>
          <w:rFonts w:ascii="Times New Roman" w:eastAsiaTheme="minorEastAsia" w:hAnsi="Times New Roman" w:hint="default"/>
          <w:color w:val="000000"/>
          <w:shd w:val="clear" w:color="auto" w:fill="FFFFFF"/>
          <w:rPrChange w:id="438"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39" w:author="Microsoft Office 用户" w:date="2021-04-02T12:02:00Z">
            <w:rPr>
              <w:rFonts w:asciiTheme="minorEastAsia" w:hAnsiTheme="minorEastAsia" w:cstheme="minorEastAsia" w:hint="eastAsia"/>
              <w:color w:val="000000"/>
              <w:sz w:val="24"/>
              <w:shd w:val="clear" w:color="auto" w:fill="FFFFFF"/>
            </w:rPr>
          </w:rPrChange>
        </w:rPr>
        <w:t>金德鹏</w:t>
      </w:r>
      <w:r w:rsidRPr="00FA7F01">
        <w:rPr>
          <w:rFonts w:ascii="Times New Roman" w:eastAsiaTheme="minorEastAsia" w:hAnsi="Times New Roman" w:hint="default"/>
          <w:color w:val="000000"/>
          <w:shd w:val="clear" w:color="auto" w:fill="FFFFFF"/>
          <w:rPrChange w:id="440"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41" w:author="Microsoft Office 用户" w:date="2021-04-02T12:02:00Z">
            <w:rPr>
              <w:rFonts w:asciiTheme="minorEastAsia" w:hAnsiTheme="minorEastAsia" w:cstheme="minorEastAsia" w:hint="eastAsia"/>
              <w:color w:val="000000"/>
              <w:sz w:val="24"/>
              <w:shd w:val="clear" w:color="auto" w:fill="FFFFFF"/>
            </w:rPr>
          </w:rPrChange>
        </w:rPr>
        <w:t>基于图神经网络的视频推荐系统</w:t>
      </w:r>
      <w:r w:rsidRPr="00FA7F01">
        <w:rPr>
          <w:rFonts w:ascii="Times New Roman" w:eastAsiaTheme="minorEastAsia" w:hAnsi="Times New Roman" w:hint="default"/>
          <w:color w:val="000000"/>
          <w:shd w:val="clear" w:color="auto" w:fill="FFFFFF"/>
          <w:rPrChange w:id="442" w:author="Microsoft Office 用户" w:date="2021-04-02T12:02:00Z">
            <w:rPr>
              <w:rFonts w:asciiTheme="minorEastAsia" w:hAnsiTheme="minorEastAsia" w:cstheme="minorEastAsia" w:hint="eastAsia"/>
              <w:color w:val="000000"/>
              <w:sz w:val="24"/>
              <w:shd w:val="clear" w:color="auto" w:fill="FFFFFF"/>
            </w:rPr>
          </w:rPrChange>
        </w:rPr>
        <w:t>[J/OL].</w:t>
      </w:r>
      <w:r w:rsidRPr="00FA7F01">
        <w:rPr>
          <w:rFonts w:ascii="Times New Roman" w:eastAsiaTheme="minorEastAsia" w:hAnsi="Times New Roman" w:hint="default"/>
          <w:color w:val="000000"/>
          <w:shd w:val="clear" w:color="auto" w:fill="FFFFFF"/>
          <w:rPrChange w:id="443" w:author="Microsoft Office 用户" w:date="2021-04-02T12:02:00Z">
            <w:rPr>
              <w:rFonts w:asciiTheme="minorEastAsia" w:hAnsiTheme="minorEastAsia" w:cstheme="minorEastAsia" w:hint="eastAsia"/>
              <w:color w:val="000000"/>
              <w:sz w:val="24"/>
              <w:shd w:val="clear" w:color="auto" w:fill="FFFFFF"/>
            </w:rPr>
          </w:rPrChange>
        </w:rPr>
        <w:t>中兴通讯技术</w:t>
      </w:r>
      <w:r w:rsidRPr="00FA7F01">
        <w:rPr>
          <w:rFonts w:ascii="Times New Roman" w:eastAsiaTheme="minorEastAsia" w:hAnsi="Times New Roman" w:hint="default"/>
          <w:color w:val="000000"/>
          <w:shd w:val="clear" w:color="auto" w:fill="FFFFFF"/>
          <w:rPrChange w:id="444" w:author="Microsoft Office 用户" w:date="2021-04-02T12:02:00Z">
            <w:rPr>
              <w:rFonts w:asciiTheme="minorEastAsia" w:hAnsiTheme="minorEastAsia" w:cstheme="minorEastAsia" w:hint="eastAsia"/>
              <w:color w:val="000000"/>
              <w:sz w:val="24"/>
              <w:shd w:val="clear" w:color="auto" w:fill="FFFFFF"/>
            </w:rPr>
          </w:rPrChange>
        </w:rPr>
        <w:t>:1-8[2021-02-25].http://kns.cnki.net/kcms/detail/34.1228.TN.20210120.1010.002.html.</w:t>
      </w:r>
    </w:p>
    <w:p w14:paraId="5A9B4894" w14:textId="77777777" w:rsidR="009B2AB4" w:rsidRPr="00FA7F01" w:rsidRDefault="008D2BAE" w:rsidP="00FA7F01">
      <w:pPr>
        <w:pStyle w:val="HTML"/>
        <w:widowControl/>
        <w:spacing w:line="312" w:lineRule="auto"/>
        <w:ind w:left="283" w:hangingChars="118" w:hanging="283"/>
        <w:jc w:val="both"/>
        <w:rPr>
          <w:rFonts w:ascii="Times New Roman" w:eastAsiaTheme="minorEastAsia" w:hAnsi="Times New Roman" w:hint="default"/>
          <w:color w:val="000000"/>
          <w:shd w:val="clear" w:color="auto" w:fill="FFFFFF"/>
          <w:rPrChange w:id="445" w:author="Microsoft Office 用户" w:date="2021-04-02T12:02:00Z">
            <w:rPr>
              <w:rFonts w:asciiTheme="minorEastAsia" w:hAnsiTheme="minorEastAsia" w:cstheme="minorEastAsia"/>
              <w:color w:val="000000"/>
              <w:sz w:val="24"/>
              <w:shd w:val="clear" w:color="auto" w:fill="FFFFFF"/>
            </w:rPr>
          </w:rPrChange>
        </w:rPr>
        <w:pPrChange w:id="446" w:author="Microsoft Office 用户" w:date="2021-04-02T12:02:00Z">
          <w:pPr>
            <w:jc w:val="left"/>
          </w:pPr>
        </w:pPrChange>
      </w:pPr>
      <w:r w:rsidRPr="00FA7F01">
        <w:rPr>
          <w:rFonts w:ascii="Times New Roman" w:eastAsiaTheme="minorEastAsia" w:hAnsi="Times New Roman" w:hint="default"/>
          <w:color w:val="000000"/>
          <w:shd w:val="clear" w:color="auto" w:fill="FFFFFF"/>
          <w:rPrChange w:id="447" w:author="Microsoft Office 用户" w:date="2021-04-02T12:02:00Z">
            <w:rPr>
              <w:rFonts w:asciiTheme="minorEastAsia" w:hAnsiTheme="minorEastAsia" w:cstheme="minorEastAsia" w:hint="eastAsia"/>
              <w:color w:val="000000"/>
              <w:sz w:val="24"/>
              <w:shd w:val="clear" w:color="auto" w:fill="FFFFFF"/>
            </w:rPr>
          </w:rPrChange>
        </w:rPr>
        <w:t>[23]</w:t>
      </w:r>
      <w:r w:rsidRPr="00FA7F01">
        <w:rPr>
          <w:rFonts w:ascii="Times New Roman" w:eastAsiaTheme="minorEastAsia" w:hAnsi="Times New Roman" w:hint="default"/>
          <w:color w:val="000000"/>
          <w:shd w:val="clear" w:color="auto" w:fill="FFFFFF"/>
          <w:rPrChange w:id="448" w:author="Microsoft Office 用户" w:date="2021-04-02T12:02:00Z">
            <w:rPr>
              <w:rFonts w:asciiTheme="minorEastAsia" w:hAnsiTheme="minorEastAsia" w:cstheme="minorEastAsia" w:hint="eastAsia"/>
              <w:color w:val="000000"/>
              <w:sz w:val="24"/>
              <w:shd w:val="clear" w:color="auto" w:fill="FFFFFF"/>
            </w:rPr>
          </w:rPrChange>
        </w:rPr>
        <w:t>马艳军</w:t>
      </w:r>
      <w:r w:rsidRPr="00FA7F01">
        <w:rPr>
          <w:rFonts w:ascii="Times New Roman" w:eastAsiaTheme="minorEastAsia" w:hAnsi="Times New Roman" w:hint="default"/>
          <w:color w:val="000000"/>
          <w:shd w:val="clear" w:color="auto" w:fill="FFFFFF"/>
          <w:rPrChange w:id="449"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50" w:author="Microsoft Office 用户" w:date="2021-04-02T12:02:00Z">
            <w:rPr>
              <w:rFonts w:asciiTheme="minorEastAsia" w:hAnsiTheme="minorEastAsia" w:cstheme="minorEastAsia" w:hint="eastAsia"/>
              <w:color w:val="000000"/>
              <w:sz w:val="24"/>
              <w:shd w:val="clear" w:color="auto" w:fill="FFFFFF"/>
            </w:rPr>
          </w:rPrChange>
        </w:rPr>
        <w:t>于佃海</w:t>
      </w:r>
      <w:r w:rsidRPr="00FA7F01">
        <w:rPr>
          <w:rFonts w:ascii="Times New Roman" w:eastAsiaTheme="minorEastAsia" w:hAnsi="Times New Roman" w:hint="default"/>
          <w:color w:val="000000"/>
          <w:shd w:val="clear" w:color="auto" w:fill="FFFFFF"/>
          <w:rPrChange w:id="451"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52" w:author="Microsoft Office 用户" w:date="2021-04-02T12:02:00Z">
            <w:rPr>
              <w:rFonts w:asciiTheme="minorEastAsia" w:hAnsiTheme="minorEastAsia" w:cstheme="minorEastAsia" w:hint="eastAsia"/>
              <w:color w:val="000000"/>
              <w:sz w:val="24"/>
              <w:shd w:val="clear" w:color="auto" w:fill="FFFFFF"/>
            </w:rPr>
          </w:rPrChange>
        </w:rPr>
        <w:t>吴甜</w:t>
      </w:r>
      <w:r w:rsidRPr="00FA7F01">
        <w:rPr>
          <w:rFonts w:ascii="Times New Roman" w:eastAsiaTheme="minorEastAsia" w:hAnsi="Times New Roman" w:hint="default"/>
          <w:color w:val="000000"/>
          <w:shd w:val="clear" w:color="auto" w:fill="FFFFFF"/>
          <w:rPrChange w:id="453"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54" w:author="Microsoft Office 用户" w:date="2021-04-02T12:02:00Z">
            <w:rPr>
              <w:rFonts w:asciiTheme="minorEastAsia" w:hAnsiTheme="minorEastAsia" w:cstheme="minorEastAsia" w:hint="eastAsia"/>
              <w:color w:val="000000"/>
              <w:sz w:val="24"/>
              <w:shd w:val="clear" w:color="auto" w:fill="FFFFFF"/>
            </w:rPr>
          </w:rPrChange>
        </w:rPr>
        <w:t>王海峰</w:t>
      </w:r>
      <w:r w:rsidRPr="00FA7F01">
        <w:rPr>
          <w:rFonts w:ascii="Times New Roman" w:eastAsiaTheme="minorEastAsia" w:hAnsi="Times New Roman" w:hint="default"/>
          <w:color w:val="000000"/>
          <w:shd w:val="clear" w:color="auto" w:fill="FFFFFF"/>
          <w:rPrChange w:id="455" w:author="Microsoft Office 用户" w:date="2021-04-02T12:02:00Z">
            <w:rPr>
              <w:rFonts w:asciiTheme="minorEastAsia" w:hAnsiTheme="minorEastAsia" w:cstheme="minorEastAsia" w:hint="eastAsia"/>
              <w:color w:val="000000"/>
              <w:sz w:val="24"/>
              <w:shd w:val="clear" w:color="auto" w:fill="FFFFFF"/>
            </w:rPr>
          </w:rPrChange>
        </w:rPr>
        <w:t>.</w:t>
      </w:r>
      <w:r w:rsidRPr="00FA7F01">
        <w:rPr>
          <w:rFonts w:ascii="Times New Roman" w:eastAsiaTheme="minorEastAsia" w:hAnsi="Times New Roman" w:hint="default"/>
          <w:color w:val="000000"/>
          <w:shd w:val="clear" w:color="auto" w:fill="FFFFFF"/>
          <w:rPrChange w:id="456" w:author="Microsoft Office 用户" w:date="2021-04-02T12:02:00Z">
            <w:rPr>
              <w:rFonts w:asciiTheme="minorEastAsia" w:hAnsiTheme="minorEastAsia" w:cstheme="minorEastAsia" w:hint="eastAsia"/>
              <w:color w:val="000000"/>
              <w:sz w:val="24"/>
              <w:shd w:val="clear" w:color="auto" w:fill="FFFFFF"/>
            </w:rPr>
          </w:rPrChange>
        </w:rPr>
        <w:t>飞桨：源于产业实践的开源深度学习平台</w:t>
      </w:r>
      <w:r w:rsidRPr="00FA7F01">
        <w:rPr>
          <w:rFonts w:ascii="Times New Roman" w:eastAsiaTheme="minorEastAsia" w:hAnsi="Times New Roman" w:hint="default"/>
          <w:color w:val="000000"/>
          <w:shd w:val="clear" w:color="auto" w:fill="FFFFFF"/>
          <w:rPrChange w:id="457" w:author="Microsoft Office 用户" w:date="2021-04-02T12:02:00Z">
            <w:rPr>
              <w:rFonts w:asciiTheme="minorEastAsia" w:hAnsiTheme="minorEastAsia" w:cstheme="minorEastAsia" w:hint="eastAsia"/>
              <w:color w:val="000000"/>
              <w:sz w:val="24"/>
              <w:shd w:val="clear" w:color="auto" w:fill="FFFFFF"/>
            </w:rPr>
          </w:rPrChange>
        </w:rPr>
        <w:t>[J].</w:t>
      </w:r>
      <w:r w:rsidRPr="00FA7F01">
        <w:rPr>
          <w:rFonts w:ascii="Times New Roman" w:eastAsiaTheme="minorEastAsia" w:hAnsi="Times New Roman" w:hint="default"/>
          <w:color w:val="000000"/>
          <w:shd w:val="clear" w:color="auto" w:fill="FFFFFF"/>
          <w:rPrChange w:id="458" w:author="Microsoft Office 用户" w:date="2021-04-02T12:02:00Z">
            <w:rPr>
              <w:rFonts w:asciiTheme="minorEastAsia" w:hAnsiTheme="minorEastAsia" w:cstheme="minorEastAsia" w:hint="eastAsia"/>
              <w:color w:val="000000"/>
              <w:sz w:val="24"/>
              <w:shd w:val="clear" w:color="auto" w:fill="FFFFFF"/>
            </w:rPr>
          </w:rPrChange>
        </w:rPr>
        <w:t>数据与计算发展前沿</w:t>
      </w:r>
      <w:r w:rsidRPr="00FA7F01">
        <w:rPr>
          <w:rFonts w:ascii="Times New Roman" w:eastAsiaTheme="minorEastAsia" w:hAnsi="Times New Roman" w:hint="default"/>
          <w:color w:val="000000"/>
          <w:shd w:val="clear" w:color="auto" w:fill="FFFFFF"/>
          <w:rPrChange w:id="459" w:author="Microsoft Office 用户" w:date="2021-04-02T12:02:00Z">
            <w:rPr>
              <w:rFonts w:asciiTheme="minorEastAsia" w:hAnsiTheme="minorEastAsia" w:cstheme="minorEastAsia" w:hint="eastAsia"/>
              <w:color w:val="000000"/>
              <w:sz w:val="24"/>
              <w:shd w:val="clear" w:color="auto" w:fill="FFFFFF"/>
            </w:rPr>
          </w:rPrChange>
        </w:rPr>
        <w:t>,2019,1(05):105-115.</w:t>
      </w:r>
    </w:p>
    <w:p w14:paraId="123C438A" w14:textId="77777777" w:rsidR="009B2AB4" w:rsidRPr="00FA7F01" w:rsidRDefault="009B2AB4" w:rsidP="00FA7F01">
      <w:pPr>
        <w:pStyle w:val="HTML"/>
        <w:widowControl/>
        <w:spacing w:line="312" w:lineRule="auto"/>
        <w:ind w:left="283" w:hangingChars="118" w:hanging="283"/>
        <w:jc w:val="both"/>
        <w:rPr>
          <w:rFonts w:ascii="Times New Roman" w:eastAsiaTheme="minorEastAsia" w:hAnsi="Times New Roman"/>
          <w:color w:val="000000"/>
          <w:shd w:val="clear" w:color="auto" w:fill="FFFFFF"/>
          <w:rPrChange w:id="460" w:author="Microsoft Office 用户" w:date="2021-04-02T12:02:00Z">
            <w:rPr>
              <w:rFonts w:asciiTheme="minorEastAsia" w:hAnsiTheme="minorEastAsia" w:cstheme="minorEastAsia"/>
              <w:color w:val="000000"/>
              <w:sz w:val="24"/>
              <w:shd w:val="clear" w:color="auto" w:fill="FFFFFF"/>
            </w:rPr>
          </w:rPrChange>
        </w:rPr>
        <w:pPrChange w:id="461" w:author="Microsoft Office 用户" w:date="2021-04-02T12:02:00Z">
          <w:pPr>
            <w:jc w:val="left"/>
          </w:pPr>
        </w:pPrChange>
      </w:pPr>
    </w:p>
    <w:p w14:paraId="2CF7BC95" w14:textId="77777777" w:rsidR="009B2AB4" w:rsidRDefault="009B2AB4" w:rsidP="00FA7F01">
      <w:pPr>
        <w:spacing w:line="360" w:lineRule="auto"/>
        <w:rPr>
          <w:rFonts w:asciiTheme="minorEastAsia" w:hAnsiTheme="minorEastAsia" w:cstheme="minorEastAsia"/>
          <w:color w:val="000000"/>
          <w:sz w:val="24"/>
          <w:shd w:val="clear" w:color="auto" w:fill="FFFFFF"/>
        </w:rPr>
        <w:pPrChange w:id="462" w:author="Microsoft Office 用户" w:date="2021-04-02T12:00:00Z">
          <w:pPr>
            <w:jc w:val="left"/>
          </w:pPr>
        </w:pPrChange>
      </w:pPr>
    </w:p>
    <w:p w14:paraId="370A637E" w14:textId="77777777" w:rsidR="009B2AB4" w:rsidRDefault="009B2AB4" w:rsidP="00FA7F01">
      <w:pPr>
        <w:spacing w:line="360" w:lineRule="auto"/>
        <w:rPr>
          <w:rFonts w:asciiTheme="minorEastAsia" w:hAnsiTheme="minorEastAsia" w:cstheme="minorEastAsia"/>
          <w:color w:val="000000"/>
          <w:sz w:val="24"/>
          <w:shd w:val="clear" w:color="auto" w:fill="FFFFFF"/>
        </w:rPr>
        <w:pPrChange w:id="463" w:author="Microsoft Office 用户" w:date="2021-04-02T12:00:00Z">
          <w:pPr>
            <w:jc w:val="left"/>
          </w:pPr>
        </w:pPrChange>
      </w:pPr>
    </w:p>
    <w:p w14:paraId="24979791" w14:textId="02145FCD" w:rsidR="009B2AB4" w:rsidDel="0084156F" w:rsidRDefault="009B2AB4" w:rsidP="00FA7F01">
      <w:pPr>
        <w:spacing w:line="360" w:lineRule="auto"/>
        <w:rPr>
          <w:del w:id="464" w:author="Microsoft Office 用户" w:date="2021-04-02T12:05:00Z"/>
          <w:rFonts w:asciiTheme="minorEastAsia" w:hAnsiTheme="minorEastAsia" w:cstheme="minorEastAsia"/>
          <w:color w:val="000000"/>
          <w:sz w:val="24"/>
          <w:shd w:val="clear" w:color="auto" w:fill="FFFFFF"/>
        </w:rPr>
        <w:pPrChange w:id="465" w:author="Microsoft Office 用户" w:date="2021-04-02T12:00:00Z">
          <w:pPr>
            <w:jc w:val="left"/>
          </w:pPr>
        </w:pPrChange>
      </w:pPr>
    </w:p>
    <w:p w14:paraId="669E5164" w14:textId="62ABFEAE" w:rsidR="009B2AB4" w:rsidDel="0084156F" w:rsidRDefault="009B2AB4" w:rsidP="00FA7F01">
      <w:pPr>
        <w:spacing w:line="360" w:lineRule="auto"/>
        <w:rPr>
          <w:del w:id="466" w:author="Microsoft Office 用户" w:date="2021-04-02T12:05:00Z"/>
          <w:rFonts w:asciiTheme="minorEastAsia" w:hAnsiTheme="minorEastAsia" w:cstheme="minorEastAsia"/>
          <w:color w:val="000000"/>
          <w:sz w:val="24"/>
          <w:shd w:val="clear" w:color="auto" w:fill="FFFFFF"/>
        </w:rPr>
        <w:pPrChange w:id="467" w:author="Microsoft Office 用户" w:date="2021-04-02T12:00:00Z">
          <w:pPr>
            <w:jc w:val="left"/>
          </w:pPr>
        </w:pPrChange>
      </w:pPr>
    </w:p>
    <w:p w14:paraId="62A5609D" w14:textId="7B5656CA" w:rsidR="009B2AB4" w:rsidDel="0084156F" w:rsidRDefault="009B2AB4" w:rsidP="00FA7F01">
      <w:pPr>
        <w:spacing w:line="360" w:lineRule="auto"/>
        <w:rPr>
          <w:del w:id="468" w:author="Microsoft Office 用户" w:date="2021-04-02T12:05:00Z"/>
          <w:rFonts w:asciiTheme="minorEastAsia" w:hAnsiTheme="minorEastAsia" w:cstheme="minorEastAsia"/>
          <w:color w:val="000000"/>
          <w:sz w:val="24"/>
          <w:shd w:val="clear" w:color="auto" w:fill="FFFFFF"/>
        </w:rPr>
        <w:pPrChange w:id="469" w:author="Microsoft Office 用户" w:date="2021-04-02T12:00:00Z">
          <w:pPr>
            <w:jc w:val="left"/>
          </w:pPr>
        </w:pPrChange>
      </w:pPr>
    </w:p>
    <w:p w14:paraId="7D784777" w14:textId="3A4C84B6" w:rsidR="009B2AB4" w:rsidDel="0084156F" w:rsidRDefault="009B2AB4" w:rsidP="00FA7F01">
      <w:pPr>
        <w:spacing w:line="360" w:lineRule="auto"/>
        <w:rPr>
          <w:del w:id="470" w:author="Microsoft Office 用户" w:date="2021-04-02T12:05:00Z"/>
          <w:rFonts w:asciiTheme="minorEastAsia" w:hAnsiTheme="minorEastAsia" w:cstheme="minorEastAsia"/>
          <w:color w:val="000000"/>
          <w:sz w:val="24"/>
          <w:shd w:val="clear" w:color="auto" w:fill="FFFFFF"/>
        </w:rPr>
        <w:pPrChange w:id="471" w:author="Microsoft Office 用户" w:date="2021-04-02T12:00:00Z">
          <w:pPr>
            <w:jc w:val="left"/>
          </w:pPr>
        </w:pPrChange>
      </w:pPr>
    </w:p>
    <w:p w14:paraId="0A5A97AB" w14:textId="248C0160" w:rsidR="009B2AB4" w:rsidDel="0084156F" w:rsidRDefault="009B2AB4" w:rsidP="00FA7F01">
      <w:pPr>
        <w:spacing w:line="360" w:lineRule="auto"/>
        <w:rPr>
          <w:del w:id="472" w:author="Microsoft Office 用户" w:date="2021-04-02T12:05:00Z"/>
          <w:rFonts w:asciiTheme="minorEastAsia" w:hAnsiTheme="minorEastAsia" w:cstheme="minorEastAsia"/>
          <w:color w:val="000000"/>
          <w:sz w:val="24"/>
          <w:shd w:val="clear" w:color="auto" w:fill="FFFFFF"/>
        </w:rPr>
        <w:pPrChange w:id="473" w:author="Microsoft Office 用户" w:date="2021-04-02T12:00:00Z">
          <w:pPr>
            <w:jc w:val="left"/>
          </w:pPr>
        </w:pPrChange>
      </w:pPr>
    </w:p>
    <w:p w14:paraId="50794347" w14:textId="2A1D8FC0" w:rsidR="009B2AB4" w:rsidDel="0084156F" w:rsidRDefault="009B2AB4" w:rsidP="00FA7F01">
      <w:pPr>
        <w:spacing w:line="360" w:lineRule="auto"/>
        <w:rPr>
          <w:del w:id="474" w:author="Microsoft Office 用户" w:date="2021-04-02T12:05:00Z"/>
          <w:rFonts w:asciiTheme="minorEastAsia" w:hAnsiTheme="minorEastAsia" w:cstheme="minorEastAsia"/>
          <w:color w:val="000000"/>
          <w:sz w:val="24"/>
          <w:shd w:val="clear" w:color="auto" w:fill="FFFFFF"/>
        </w:rPr>
        <w:pPrChange w:id="475" w:author="Microsoft Office 用户" w:date="2021-04-02T12:00:00Z">
          <w:pPr>
            <w:jc w:val="left"/>
          </w:pPr>
        </w:pPrChange>
      </w:pPr>
    </w:p>
    <w:p w14:paraId="5716D18F" w14:textId="4B20845A" w:rsidR="009B2AB4" w:rsidDel="0084156F" w:rsidRDefault="009B2AB4" w:rsidP="00FA7F01">
      <w:pPr>
        <w:spacing w:line="360" w:lineRule="auto"/>
        <w:rPr>
          <w:del w:id="476" w:author="Microsoft Office 用户" w:date="2021-04-02T12:05:00Z"/>
          <w:rFonts w:asciiTheme="minorEastAsia" w:hAnsiTheme="minorEastAsia" w:cstheme="minorEastAsia"/>
          <w:color w:val="000000"/>
          <w:sz w:val="24"/>
          <w:shd w:val="clear" w:color="auto" w:fill="FFFFFF"/>
        </w:rPr>
        <w:pPrChange w:id="477" w:author="Microsoft Office 用户" w:date="2021-04-02T12:00:00Z">
          <w:pPr>
            <w:jc w:val="left"/>
          </w:pPr>
        </w:pPrChange>
      </w:pPr>
    </w:p>
    <w:p w14:paraId="217241D4" w14:textId="3982551A" w:rsidR="009B2AB4" w:rsidDel="0084156F" w:rsidRDefault="009B2AB4" w:rsidP="00FA7F01">
      <w:pPr>
        <w:spacing w:line="360" w:lineRule="auto"/>
        <w:rPr>
          <w:del w:id="478" w:author="Microsoft Office 用户" w:date="2021-04-02T12:05:00Z"/>
          <w:rFonts w:asciiTheme="minorEastAsia" w:hAnsiTheme="minorEastAsia" w:cstheme="minorEastAsia"/>
          <w:color w:val="000000"/>
          <w:sz w:val="24"/>
          <w:shd w:val="clear" w:color="auto" w:fill="FFFFFF"/>
        </w:rPr>
        <w:pPrChange w:id="479" w:author="Microsoft Office 用户" w:date="2021-04-02T12:00:00Z">
          <w:pPr>
            <w:jc w:val="left"/>
          </w:pPr>
        </w:pPrChange>
      </w:pPr>
    </w:p>
    <w:p w14:paraId="3754248E" w14:textId="58078935" w:rsidR="009B2AB4" w:rsidDel="0084156F" w:rsidRDefault="009B2AB4" w:rsidP="00FA7F01">
      <w:pPr>
        <w:spacing w:line="360" w:lineRule="auto"/>
        <w:rPr>
          <w:del w:id="480" w:author="Microsoft Office 用户" w:date="2021-04-02T12:05:00Z"/>
          <w:rFonts w:asciiTheme="minorEastAsia" w:hAnsiTheme="minorEastAsia" w:cstheme="minorEastAsia"/>
          <w:color w:val="000000"/>
          <w:sz w:val="24"/>
          <w:shd w:val="clear" w:color="auto" w:fill="FFFFFF"/>
        </w:rPr>
        <w:pPrChange w:id="481" w:author="Microsoft Office 用户" w:date="2021-04-02T12:00:00Z">
          <w:pPr>
            <w:jc w:val="left"/>
          </w:pPr>
        </w:pPrChange>
      </w:pPr>
    </w:p>
    <w:p w14:paraId="320B1A74" w14:textId="34278A06" w:rsidR="009B2AB4" w:rsidDel="0084156F" w:rsidRDefault="009B2AB4" w:rsidP="00FA7F01">
      <w:pPr>
        <w:spacing w:line="360" w:lineRule="auto"/>
        <w:rPr>
          <w:del w:id="482" w:author="Microsoft Office 用户" w:date="2021-04-02T12:05:00Z"/>
          <w:rFonts w:asciiTheme="minorEastAsia" w:hAnsiTheme="minorEastAsia" w:cstheme="minorEastAsia"/>
          <w:color w:val="000000"/>
          <w:sz w:val="24"/>
          <w:shd w:val="clear" w:color="auto" w:fill="FFFFFF"/>
        </w:rPr>
        <w:pPrChange w:id="483" w:author="Microsoft Office 用户" w:date="2021-04-02T12:00:00Z">
          <w:pPr>
            <w:jc w:val="left"/>
          </w:pPr>
        </w:pPrChange>
      </w:pPr>
    </w:p>
    <w:p w14:paraId="6F0296D3" w14:textId="6BE6E4DD" w:rsidR="009B2AB4" w:rsidDel="0084156F" w:rsidRDefault="009B2AB4" w:rsidP="00FA7F01">
      <w:pPr>
        <w:spacing w:line="360" w:lineRule="auto"/>
        <w:rPr>
          <w:del w:id="484" w:author="Microsoft Office 用户" w:date="2021-04-02T12:05:00Z"/>
          <w:rFonts w:asciiTheme="minorEastAsia" w:hAnsiTheme="minorEastAsia" w:cstheme="minorEastAsia"/>
          <w:color w:val="000000"/>
          <w:sz w:val="24"/>
          <w:shd w:val="clear" w:color="auto" w:fill="FFFFFF"/>
        </w:rPr>
        <w:pPrChange w:id="485" w:author="Microsoft Office 用户" w:date="2021-04-02T12:00:00Z">
          <w:pPr>
            <w:jc w:val="left"/>
          </w:pPr>
        </w:pPrChange>
      </w:pPr>
    </w:p>
    <w:p w14:paraId="51610FD1" w14:textId="13E6E694" w:rsidR="009B2AB4" w:rsidDel="0084156F" w:rsidRDefault="009B2AB4">
      <w:pPr>
        <w:jc w:val="left"/>
        <w:rPr>
          <w:del w:id="486" w:author="Microsoft Office 用户" w:date="2021-04-02T12:05:00Z"/>
          <w:rFonts w:asciiTheme="minorEastAsia" w:hAnsiTheme="minorEastAsia" w:cstheme="minorEastAsia"/>
          <w:color w:val="000000"/>
          <w:sz w:val="24"/>
          <w:shd w:val="clear" w:color="auto" w:fill="FFFFFF"/>
        </w:rPr>
      </w:pPr>
    </w:p>
    <w:p w14:paraId="13A8A5D0" w14:textId="1C286BA6" w:rsidR="009B2AB4" w:rsidDel="0084156F" w:rsidRDefault="009B2AB4">
      <w:pPr>
        <w:jc w:val="left"/>
        <w:rPr>
          <w:del w:id="487" w:author="Microsoft Office 用户" w:date="2021-04-02T12:05:00Z"/>
          <w:rFonts w:asciiTheme="minorEastAsia" w:hAnsiTheme="minorEastAsia" w:cstheme="minorEastAsia"/>
          <w:color w:val="000000"/>
          <w:sz w:val="24"/>
          <w:shd w:val="clear" w:color="auto" w:fill="FFFFFF"/>
        </w:rPr>
      </w:pPr>
    </w:p>
    <w:p w14:paraId="47EDCAB8" w14:textId="55B67567" w:rsidR="009B2AB4" w:rsidDel="0084156F" w:rsidRDefault="009B2AB4">
      <w:pPr>
        <w:jc w:val="left"/>
        <w:rPr>
          <w:del w:id="488" w:author="Microsoft Office 用户" w:date="2021-04-02T12:05:00Z"/>
          <w:rFonts w:asciiTheme="minorEastAsia" w:hAnsiTheme="minorEastAsia" w:cstheme="minorEastAsia"/>
          <w:color w:val="000000"/>
          <w:sz w:val="24"/>
          <w:shd w:val="clear" w:color="auto" w:fill="FFFFFF"/>
        </w:rPr>
      </w:pPr>
    </w:p>
    <w:p w14:paraId="0886CA7E" w14:textId="53C2CFCD" w:rsidR="009B2AB4" w:rsidDel="0084156F" w:rsidRDefault="009B2AB4">
      <w:pPr>
        <w:jc w:val="left"/>
        <w:rPr>
          <w:del w:id="489" w:author="Microsoft Office 用户" w:date="2021-04-02T12:05:00Z"/>
          <w:rFonts w:asciiTheme="minorEastAsia" w:hAnsiTheme="minorEastAsia" w:cstheme="minorEastAsia"/>
          <w:color w:val="000000"/>
          <w:sz w:val="24"/>
          <w:shd w:val="clear" w:color="auto" w:fill="FFFFFF"/>
        </w:rPr>
      </w:pPr>
    </w:p>
    <w:p w14:paraId="3612E87D" w14:textId="73AACE13" w:rsidR="009B2AB4" w:rsidDel="0084156F" w:rsidRDefault="009B2AB4">
      <w:pPr>
        <w:jc w:val="left"/>
        <w:rPr>
          <w:del w:id="490" w:author="Microsoft Office 用户" w:date="2021-04-02T12:05:00Z"/>
          <w:rFonts w:asciiTheme="minorEastAsia" w:hAnsiTheme="minorEastAsia" w:cstheme="minorEastAsia"/>
          <w:color w:val="000000"/>
          <w:sz w:val="24"/>
          <w:shd w:val="clear" w:color="auto" w:fill="FFFFFF"/>
        </w:rPr>
      </w:pPr>
    </w:p>
    <w:p w14:paraId="0E6DDD67" w14:textId="7AB0B09A" w:rsidR="009B2AB4" w:rsidDel="0084156F" w:rsidRDefault="009B2AB4">
      <w:pPr>
        <w:jc w:val="left"/>
        <w:rPr>
          <w:del w:id="491" w:author="Microsoft Office 用户" w:date="2021-04-02T12:05:00Z"/>
          <w:rFonts w:asciiTheme="minorEastAsia" w:hAnsiTheme="minorEastAsia" w:cstheme="minorEastAsia"/>
          <w:color w:val="000000"/>
          <w:sz w:val="24"/>
          <w:shd w:val="clear" w:color="auto" w:fill="FFFFFF"/>
        </w:rPr>
      </w:pPr>
    </w:p>
    <w:p w14:paraId="27D371AA" w14:textId="6773EDF7" w:rsidR="009B2AB4" w:rsidDel="0084156F" w:rsidRDefault="009B2AB4">
      <w:pPr>
        <w:jc w:val="left"/>
        <w:rPr>
          <w:del w:id="492" w:author="Microsoft Office 用户" w:date="2021-04-02T12:05:00Z"/>
          <w:rFonts w:asciiTheme="minorEastAsia" w:hAnsiTheme="minorEastAsia" w:cstheme="minorEastAsia"/>
          <w:color w:val="000000"/>
          <w:sz w:val="24"/>
          <w:shd w:val="clear" w:color="auto" w:fill="FFFFFF"/>
        </w:rPr>
      </w:pPr>
    </w:p>
    <w:p w14:paraId="75BC57E7" w14:textId="657D1DD4" w:rsidR="009B2AB4" w:rsidDel="0084156F" w:rsidRDefault="009B2AB4">
      <w:pPr>
        <w:jc w:val="left"/>
        <w:rPr>
          <w:del w:id="493" w:author="Microsoft Office 用户" w:date="2021-04-02T12:05:00Z"/>
          <w:rFonts w:asciiTheme="minorEastAsia" w:hAnsiTheme="minorEastAsia" w:cstheme="minorEastAsia"/>
          <w:color w:val="000000"/>
          <w:sz w:val="24"/>
          <w:shd w:val="clear" w:color="auto" w:fill="FFFFFF"/>
        </w:rPr>
      </w:pPr>
    </w:p>
    <w:p w14:paraId="55852E41" w14:textId="0BEE4CF3" w:rsidR="009B2AB4" w:rsidRDefault="008D2BAE">
      <w:pPr>
        <w:pStyle w:val="1"/>
        <w:jc w:val="center"/>
      </w:pPr>
      <w:bookmarkStart w:id="494" w:name="_Toc12064"/>
      <w:r>
        <w:rPr>
          <w:rFonts w:hint="eastAsia"/>
        </w:rPr>
        <w:t>致</w:t>
      </w:r>
      <w:r>
        <w:rPr>
          <w:rFonts w:hint="eastAsia"/>
        </w:rPr>
        <w:t xml:space="preserve"> </w:t>
      </w:r>
      <w:r>
        <w:rPr>
          <w:rFonts w:hint="eastAsia"/>
        </w:rPr>
        <w:t>谢</w:t>
      </w:r>
      <w:bookmarkEnd w:id="494"/>
    </w:p>
    <w:p w14:paraId="714C5ED5" w14:textId="77777777" w:rsidR="009B2AB4" w:rsidRDefault="008D2BAE" w:rsidP="0084156F">
      <w:pPr>
        <w:spacing w:line="360" w:lineRule="auto"/>
        <w:ind w:firstLine="420"/>
        <w:rPr>
          <w:rFonts w:ascii="宋体" w:eastAsia="宋体" w:hAnsi="宋体" w:cs="宋体"/>
          <w:color w:val="000000"/>
          <w:sz w:val="24"/>
          <w:shd w:val="clear" w:color="auto" w:fill="FFFFFF"/>
        </w:rPr>
        <w:pPrChange w:id="495" w:author="Microsoft Office 用户" w:date="2021-04-02T12:06:00Z">
          <w:pPr>
            <w:ind w:firstLine="420"/>
          </w:pPr>
        </w:pPrChange>
      </w:pPr>
      <w:r>
        <w:rPr>
          <w:rFonts w:ascii="宋体" w:eastAsia="宋体" w:hAnsi="宋体" w:cs="宋体" w:hint="eastAsia"/>
          <w:color w:val="000000"/>
          <w:sz w:val="24"/>
          <w:shd w:val="clear" w:color="auto" w:fill="FFFFFF"/>
        </w:rPr>
        <w:t>时光荏苒，白驹过隙。随着毕业论文的定稿，四年的大学生活马上就要接近尾声了。静心回顾这四年是如何走过来的，不禁感慨万千。在这些日子里面，有欢笑有泪水，有伸手不见五指的黑夜，也迎来过阳光明媚的早晨。感谢这一路上走来帮助、支持和指导我的人们，无论是我的队友亦或是我的对手，是你们让我在难熬的日子里坚持下去，永不放弃。借此机会，向你们表示最诚挚的感谢。总而言之，大学四年虽艰苦，但无悔！</w:t>
      </w:r>
    </w:p>
    <w:p w14:paraId="19DF0ED0" w14:textId="77777777" w:rsidR="009B2AB4" w:rsidRDefault="008D2BAE" w:rsidP="0084156F">
      <w:pPr>
        <w:spacing w:line="360" w:lineRule="auto"/>
        <w:ind w:firstLine="420"/>
        <w:rPr>
          <w:rFonts w:ascii="宋体" w:eastAsia="宋体" w:hAnsi="宋体" w:cs="宋体"/>
          <w:color w:val="000000"/>
          <w:sz w:val="24"/>
          <w:shd w:val="clear" w:color="auto" w:fill="FFFFFF"/>
        </w:rPr>
        <w:pPrChange w:id="496" w:author="Microsoft Office 用户" w:date="2021-04-02T12:06:00Z">
          <w:pPr>
            <w:ind w:firstLine="420"/>
          </w:pPr>
        </w:pPrChange>
      </w:pPr>
      <w:r>
        <w:rPr>
          <w:rFonts w:ascii="宋体" w:eastAsia="宋体" w:hAnsi="宋体" w:cs="宋体" w:hint="eastAsia"/>
          <w:color w:val="000000"/>
          <w:sz w:val="24"/>
          <w:shd w:val="clear" w:color="auto" w:fill="FFFFFF"/>
        </w:rPr>
        <w:t>首先要感谢我的导师-李艳老师，感谢李艳老师给予我学习、研究以及生活工作上的帮助。李艳老师专业知识渊博、科研作风严谨，能够耐心指导每一位学生及其平易近人的人格魅力，让我受益匪浅、牢记于心，不仅培养了我科学思维，还是我明白了许多为人处世的道理。从论文选题、</w:t>
      </w:r>
      <w:bookmarkStart w:id="497" w:name="_GoBack"/>
      <w:bookmarkEnd w:id="497"/>
      <w:r>
        <w:rPr>
          <w:rFonts w:ascii="宋体" w:eastAsia="宋体" w:hAnsi="宋体" w:cs="宋体" w:hint="eastAsia"/>
          <w:color w:val="000000"/>
          <w:sz w:val="24"/>
          <w:shd w:val="clear" w:color="auto" w:fill="FFFFFF"/>
        </w:rPr>
        <w:t>开题报告的撰写一直到论文的完成，每一步都离不开李艳老师的引导和帮助。在这里对老师说一声：老师，您辛苦了！</w:t>
      </w:r>
    </w:p>
    <w:p w14:paraId="1D47F7BD" w14:textId="77777777" w:rsidR="009B2AB4" w:rsidRDefault="008D2BAE" w:rsidP="0084156F">
      <w:pPr>
        <w:spacing w:line="360" w:lineRule="auto"/>
        <w:ind w:firstLine="420"/>
        <w:rPr>
          <w:rFonts w:ascii="宋体" w:eastAsia="宋体" w:hAnsi="宋体" w:cs="宋体"/>
          <w:color w:val="000000"/>
          <w:sz w:val="24"/>
          <w:shd w:val="clear" w:color="auto" w:fill="FFFFFF"/>
        </w:rPr>
        <w:pPrChange w:id="498" w:author="Microsoft Office 用户" w:date="2021-04-02T12:06:00Z">
          <w:pPr>
            <w:ind w:firstLine="420"/>
          </w:pPr>
        </w:pPrChange>
      </w:pPr>
      <w:r>
        <w:rPr>
          <w:rFonts w:ascii="宋体" w:eastAsia="宋体" w:hAnsi="宋体" w:cs="宋体" w:hint="eastAsia"/>
          <w:color w:val="000000"/>
          <w:sz w:val="24"/>
          <w:shd w:val="clear" w:color="auto" w:fill="FFFFFF"/>
        </w:rPr>
        <w:t>其次，感谢和我一起拼搏奋斗的章俊鑫、钟海旭等同学，感谢你们在我最想放弃的时刻拉我一把，在我困难之时伸出援手，让我收获了真挚的友谊，谢谢你们！未来我们携手共进砥砺前行。同时，我要感谢我的父母，感谢你们的养育之恩，孩儿永生难报，你们虽平凡却又伟大，虽严格但又爱的深沉，你们对我无私的奉献，悄悄地给予我支持，是我最坚实的后盾。感谢你们！今年6月份就要走出校园踏上新的征程，我会继续努力，定不负厚望。</w:t>
      </w:r>
    </w:p>
    <w:p w14:paraId="6CF7CDA6" w14:textId="77777777" w:rsidR="009B2AB4" w:rsidRDefault="008D2BAE" w:rsidP="0084156F">
      <w:pPr>
        <w:spacing w:line="360" w:lineRule="auto"/>
        <w:ind w:firstLine="420"/>
        <w:rPr>
          <w:rFonts w:ascii="宋体" w:eastAsia="宋体" w:hAnsi="宋体" w:cs="宋体"/>
          <w:color w:val="000000"/>
          <w:sz w:val="24"/>
          <w:shd w:val="clear" w:color="auto" w:fill="FFFFFF"/>
        </w:rPr>
        <w:pPrChange w:id="499" w:author="Microsoft Office 用户" w:date="2021-04-02T12:06:00Z">
          <w:pPr>
            <w:ind w:firstLine="420"/>
          </w:pPr>
        </w:pPrChange>
      </w:pPr>
      <w:r>
        <w:rPr>
          <w:rFonts w:ascii="宋体" w:eastAsia="宋体" w:hAnsi="宋体" w:cs="宋体" w:hint="eastAsia"/>
          <w:color w:val="000000"/>
          <w:sz w:val="24"/>
          <w:shd w:val="clear" w:color="auto" w:fill="FFFFFF"/>
        </w:rPr>
        <w:t>最后，感谢评阅本文以及参与论文答辩的各位数院老师们，你们辛苦了！</w:t>
      </w:r>
    </w:p>
    <w:p w14:paraId="799937C9" w14:textId="77777777" w:rsidR="009B2AB4" w:rsidRDefault="009B2AB4">
      <w:pPr>
        <w:rPr>
          <w:rFonts w:asciiTheme="minorEastAsia" w:hAnsiTheme="minorEastAsia" w:cstheme="minorEastAsia"/>
        </w:rPr>
      </w:pPr>
    </w:p>
    <w:sectPr w:rsidR="009B2AB4">
      <w:footerReference w:type="default" r:id="rId60"/>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Microsoft Office 用户" w:date="2021-04-02T10:22:00Z" w:initials="Office">
    <w:p w14:paraId="661419F1" w14:textId="08AF63C5" w:rsidR="00B147C2" w:rsidRDefault="00B147C2">
      <w:pPr>
        <w:pStyle w:val="ad"/>
        <w:rPr>
          <w:rFonts w:hint="eastAsia"/>
        </w:rPr>
      </w:pPr>
      <w:r>
        <w:rPr>
          <w:rStyle w:val="ac"/>
        </w:rPr>
        <w:annotationRef/>
      </w:r>
      <w:r>
        <w:rPr>
          <w:rFonts w:hint="eastAsia"/>
        </w:rPr>
        <w:t>对应修改后的中文摘要进行修订</w:t>
      </w:r>
    </w:p>
  </w:comment>
  <w:comment w:id="178" w:author="Microsoft Office 用户" w:date="2021-04-02T12:05:00Z" w:initials="Office">
    <w:p w14:paraId="03FB38F6" w14:textId="7A50F31F" w:rsidR="000C19DE" w:rsidRDefault="000C19DE">
      <w:pPr>
        <w:pStyle w:val="ad"/>
        <w:rPr>
          <w:rFonts w:hint="eastAsia"/>
        </w:rPr>
      </w:pPr>
      <w:r w:rsidRPr="000C19DE">
        <w:rPr>
          <w:rStyle w:val="ac"/>
          <w:highlight w:val="yellow"/>
        </w:rPr>
        <w:annotationRef/>
      </w:r>
      <w:r w:rsidRPr="000C19DE">
        <w:rPr>
          <w:rFonts w:hint="eastAsia"/>
          <w:highlight w:val="yellow"/>
        </w:rPr>
        <w:t>排版，把多余的空格标点去掉</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1419F1" w15:done="0"/>
  <w15:commentEx w15:paraId="03FB38F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FAE5D" w14:textId="77777777" w:rsidR="003B33A4" w:rsidRDefault="003B33A4">
      <w:r>
        <w:separator/>
      </w:r>
    </w:p>
  </w:endnote>
  <w:endnote w:type="continuationSeparator" w:id="0">
    <w:p w14:paraId="1DB6DDBA" w14:textId="77777777" w:rsidR="003B33A4" w:rsidRDefault="003B3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华文行楷">
    <w:charset w:val="86"/>
    <w:family w:val="auto"/>
    <w:pitch w:val="variable"/>
    <w:sig w:usb0="00000001" w:usb1="080F0000" w:usb2="00000010" w:usb3="00000000" w:csb0="00040000" w:csb1="00000000"/>
  </w:font>
  <w:font w:name="SimHei">
    <w:panose1 w:val="02010609060101010101"/>
    <w:charset w:val="86"/>
    <w:family w:val="auto"/>
    <w:pitch w:val="variable"/>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1218F" w14:textId="77777777" w:rsidR="008D2BAE" w:rsidRDefault="008D2BAE">
    <w:pPr>
      <w:pStyle w:val="a4"/>
    </w:pPr>
    <w:r>
      <w:rPr>
        <w:noProof/>
      </w:rPr>
      <mc:AlternateContent>
        <mc:Choice Requires="wps">
          <w:drawing>
            <wp:anchor distT="0" distB="0" distL="114300" distR="114300" simplePos="0" relativeHeight="251659264" behindDoc="0" locked="0" layoutInCell="1" allowOverlap="1" wp14:anchorId="317BB080" wp14:editId="712EDBB7">
              <wp:simplePos x="0" y="0"/>
              <wp:positionH relativeFrom="margin">
                <wp:align>center</wp:align>
              </wp:positionH>
              <wp:positionV relativeFrom="paragraph">
                <wp:posOffset>0</wp:posOffset>
              </wp:positionV>
              <wp:extent cx="64770" cy="146050"/>
              <wp:effectExtent l="0" t="0" r="0" b="0"/>
              <wp:wrapNone/>
              <wp:docPr id="8" name="文本框 8"/>
              <wp:cNvGraphicFramePr/>
              <a:graphic xmlns:a="http://schemas.openxmlformats.org/drawingml/2006/main">
                <a:graphicData uri="http://schemas.microsoft.com/office/word/2010/wordprocessingShape">
                  <wps:wsp>
                    <wps:cNvSpPr txBox="1"/>
                    <wps:spPr>
                      <a:xfrm>
                        <a:off x="0" y="0"/>
                        <a:ext cx="64770"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F15FD8" w14:textId="77777777" w:rsidR="008D2BAE" w:rsidRDefault="008D2BAE">
                          <w:pPr>
                            <w:pStyle w:val="a4"/>
                          </w:pPr>
                          <w:r>
                            <w:fldChar w:fldCharType="begin"/>
                          </w:r>
                          <w:r>
                            <w:instrText xml:space="preserve"> PAGE  \* MERGEFORMAT </w:instrText>
                          </w:r>
                          <w:r>
                            <w:fldChar w:fldCharType="separate"/>
                          </w:r>
                          <w:r w:rsidR="000C19DE">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7BB080" id="_x0000_t202" coordsize="21600,21600" o:spt="202" path="m0,0l0,21600,21600,21600,21600,0xe">
              <v:stroke joinstyle="miter"/>
              <v:path gradientshapeok="t" o:connecttype="rect"/>
            </v:shapetype>
            <v:shape id="文本框 8" o:spid="_x0000_s1026" type="#_x0000_t202" style="position:absolute;margin-left:0;margin-top:0;width:5.1pt;height:11.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" filled="f" stroked="f" strokeweight=".5pt">
              <v:textbox style="mso-fit-shape-to-text:t" inset="0,0,0,0">
                <w:txbxContent>
                  <w:p w14:paraId="15F15FD8" w14:textId="77777777" w:rsidR="008D2BAE" w:rsidRDefault="008D2BAE">
                    <w:pPr>
                      <w:pStyle w:val="a4"/>
                    </w:pPr>
                    <w:r>
                      <w:fldChar w:fldCharType="begin"/>
                    </w:r>
                    <w:r>
                      <w:instrText xml:space="preserve"> PAGE  \* MERGEFORMAT </w:instrText>
                    </w:r>
                    <w:r>
                      <w:fldChar w:fldCharType="separate"/>
                    </w:r>
                    <w:r w:rsidR="000C19DE">
                      <w:rPr>
                        <w:noProof/>
                      </w:rPr>
                      <w:t>2</w:t>
                    </w:r>
                    <w:r>
                      <w:fldChar w:fldCharType="end"/>
                    </w:r>
                  </w:p>
                </w:txbxContent>
              </v:textbox>
              <w10:wrap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D7AC" w14:textId="77777777" w:rsidR="008D2BAE" w:rsidRDefault="008D2BAE">
    <w:pPr>
      <w:pStyle w:val="a4"/>
    </w:pPr>
    <w:r>
      <w:rPr>
        <w:noProof/>
      </w:rPr>
      <mc:AlternateContent>
        <mc:Choice Requires="wps">
          <w:drawing>
            <wp:anchor distT="0" distB="0" distL="114300" distR="114300" simplePos="0" relativeHeight="251660288" behindDoc="0" locked="0" layoutInCell="1" allowOverlap="1" wp14:anchorId="2DAFE4AE" wp14:editId="4FE4C1F3">
              <wp:simplePos x="0" y="0"/>
              <wp:positionH relativeFrom="margin">
                <wp:align>center</wp:align>
              </wp:positionH>
              <wp:positionV relativeFrom="paragraph">
                <wp:posOffset>0</wp:posOffset>
              </wp:positionV>
              <wp:extent cx="122555" cy="1460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2255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C1EB49" w14:textId="77777777" w:rsidR="008D2BAE" w:rsidRDefault="008D2BAE">
                          <w:pPr>
                            <w:pStyle w:val="a4"/>
                          </w:pPr>
                          <w:r>
                            <w:fldChar w:fldCharType="begin"/>
                          </w:r>
                          <w:r>
                            <w:instrText xml:space="preserve"> PAGE  \* MERGEFORMAT </w:instrText>
                          </w:r>
                          <w:r>
                            <w:fldChar w:fldCharType="separate"/>
                          </w:r>
                          <w:r w:rsidR="0084156F">
                            <w:rPr>
                              <w:noProof/>
                            </w:rP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AFE4AE" id="_x0000_t202" coordsize="21600,21600" o:spt="202" path="m0,0l0,21600,21600,21600,21600,0xe">
              <v:stroke joinstyle="miter"/>
              <v:path gradientshapeok="t" o:connecttype="rect"/>
            </v:shapetype>
            <v:shape id="文本框 9" o:spid="_x0000_s1027" type="#_x0000_t202" style="position:absolute;margin-left:0;margin-top:0;width:9.65pt;height:11.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" filled="f" stroked="f" strokeweight=".5pt">
              <v:textbox style="mso-fit-shape-to-text:t" inset="0,0,0,0">
                <w:txbxContent>
                  <w:p w14:paraId="7DC1EB49" w14:textId="77777777" w:rsidR="008D2BAE" w:rsidRDefault="008D2BAE">
                    <w:pPr>
                      <w:pStyle w:val="a4"/>
                    </w:pPr>
                    <w:r>
                      <w:fldChar w:fldCharType="begin"/>
                    </w:r>
                    <w:r>
                      <w:instrText xml:space="preserve"> PAGE  \* MERGEFORMAT </w:instrText>
                    </w:r>
                    <w:r>
                      <w:fldChar w:fldCharType="separate"/>
                    </w:r>
                    <w:r w:rsidR="0084156F">
                      <w:rPr>
                        <w:noProof/>
                      </w:rPr>
                      <w:t>25</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5634B6" w14:textId="77777777" w:rsidR="003B33A4" w:rsidRDefault="003B33A4">
      <w:r>
        <w:separator/>
      </w:r>
    </w:p>
  </w:footnote>
  <w:footnote w:type="continuationSeparator" w:id="0">
    <w:p w14:paraId="2A7C1A2D" w14:textId="77777777" w:rsidR="003B33A4" w:rsidRDefault="003B33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8B20B" w14:textId="77777777" w:rsidR="008D2BAE" w:rsidRDefault="008D2BAE">
    <w:pPr>
      <w:pStyle w:val="a5"/>
      <w:pBdr>
        <w:bottom w:val="single" w:sz="4" w:space="1" w:color="auto"/>
      </w:pBdr>
      <w:jc w:val="center"/>
    </w:pPr>
    <w:r>
      <w:rPr>
        <w:rFonts w:hint="eastAsia"/>
      </w:rPr>
      <w:t>北京师范大学珠海分校应用数学学院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69F0909"/>
    <w:multiLevelType w:val="singleLevel"/>
    <w:tmpl w:val="A69F0909"/>
    <w:lvl w:ilvl="0">
      <w:start w:val="1"/>
      <w:numFmt w:val="bullet"/>
      <w:lvlText w:val=""/>
      <w:lvlJc w:val="left"/>
      <w:pPr>
        <w:tabs>
          <w:tab w:val="left" w:pos="420"/>
        </w:tabs>
        <w:ind w:left="840" w:hanging="420"/>
      </w:pPr>
      <w:rPr>
        <w:rFonts w:ascii="Wingdings" w:hAnsi="Wingdings" w:hint="default"/>
      </w:rPr>
    </w:lvl>
  </w:abstractNum>
  <w:abstractNum w:abstractNumId="1">
    <w:nsid w:val="AE847457"/>
    <w:multiLevelType w:val="singleLevel"/>
    <w:tmpl w:val="AE847457"/>
    <w:lvl w:ilvl="0">
      <w:start w:val="1"/>
      <w:numFmt w:val="lowerLetter"/>
      <w:lvlText w:val="%1."/>
      <w:lvlJc w:val="left"/>
      <w:pPr>
        <w:ind w:left="425" w:hanging="425"/>
      </w:pPr>
      <w:rPr>
        <w:rFonts w:hint="default"/>
      </w:rPr>
    </w:lvl>
  </w:abstractNum>
  <w:abstractNum w:abstractNumId="2">
    <w:nsid w:val="CB4AB0AC"/>
    <w:multiLevelType w:val="multilevel"/>
    <w:tmpl w:val="CB4AB0AC"/>
    <w:lvl w:ilvl="0">
      <w:start w:val="1"/>
      <w:numFmt w:val="decimal"/>
      <w:lvlText w:val="%1."/>
      <w:lvlJc w:val="left"/>
      <w:pPr>
        <w:ind w:left="425" w:hanging="425"/>
      </w:pPr>
      <w:rPr>
        <w:rFonts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3">
    <w:nsid w:val="49CAA500"/>
    <w:multiLevelType w:val="singleLevel"/>
    <w:tmpl w:val="49CAA500"/>
    <w:lvl w:ilvl="0">
      <w:start w:val="1"/>
      <w:numFmt w:val="bullet"/>
      <w:lvlText w:val=""/>
      <w:lvlJc w:val="left"/>
      <w:pPr>
        <w:tabs>
          <w:tab w:val="left" w:pos="420"/>
        </w:tabs>
        <w:ind w:left="840" w:hanging="420"/>
      </w:pPr>
      <w:rPr>
        <w:rFonts w:ascii="Wingdings" w:hAnsi="Wingdings" w:hint="default"/>
      </w:rPr>
    </w:lvl>
  </w:abstractNum>
  <w:abstractNum w:abstractNumId="4">
    <w:nsid w:val="4C7220CF"/>
    <w:multiLevelType w:val="singleLevel"/>
    <w:tmpl w:val="4C7220CF"/>
    <w:lvl w:ilvl="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trackRevision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C57"/>
    <w:rsid w:val="000C19DE"/>
    <w:rsid w:val="000F77E2"/>
    <w:rsid w:val="00163978"/>
    <w:rsid w:val="00164EAB"/>
    <w:rsid w:val="00172A27"/>
    <w:rsid w:val="00256CCC"/>
    <w:rsid w:val="00323DB6"/>
    <w:rsid w:val="00341040"/>
    <w:rsid w:val="003B33A4"/>
    <w:rsid w:val="004452FB"/>
    <w:rsid w:val="004A1BCB"/>
    <w:rsid w:val="004B3201"/>
    <w:rsid w:val="004B3FBB"/>
    <w:rsid w:val="005B1780"/>
    <w:rsid w:val="00677384"/>
    <w:rsid w:val="00715801"/>
    <w:rsid w:val="00721E53"/>
    <w:rsid w:val="007A7EC2"/>
    <w:rsid w:val="0084156F"/>
    <w:rsid w:val="00857E31"/>
    <w:rsid w:val="008706C1"/>
    <w:rsid w:val="00871A26"/>
    <w:rsid w:val="008D2BAE"/>
    <w:rsid w:val="008F4CE4"/>
    <w:rsid w:val="008F583F"/>
    <w:rsid w:val="00931DE2"/>
    <w:rsid w:val="009B2AB4"/>
    <w:rsid w:val="009F5443"/>
    <w:rsid w:val="00A02F71"/>
    <w:rsid w:val="00A70844"/>
    <w:rsid w:val="00AE0370"/>
    <w:rsid w:val="00B063F7"/>
    <w:rsid w:val="00B147C2"/>
    <w:rsid w:val="00B262FA"/>
    <w:rsid w:val="00B62733"/>
    <w:rsid w:val="00B8079D"/>
    <w:rsid w:val="00C25E1A"/>
    <w:rsid w:val="00C31A10"/>
    <w:rsid w:val="00E42D54"/>
    <w:rsid w:val="00E70CD1"/>
    <w:rsid w:val="00EE4115"/>
    <w:rsid w:val="00F73CFA"/>
    <w:rsid w:val="00F916BD"/>
    <w:rsid w:val="00FA7F01"/>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D3D797C"/>
    <w:rsid w:val="1DE7110A"/>
    <w:rsid w:val="1EAD6E40"/>
    <w:rsid w:val="1F987172"/>
    <w:rsid w:val="21CD7EBF"/>
    <w:rsid w:val="227E3B69"/>
    <w:rsid w:val="24171CF2"/>
    <w:rsid w:val="241C3B2C"/>
    <w:rsid w:val="248A5038"/>
    <w:rsid w:val="24C10BB0"/>
    <w:rsid w:val="252F4976"/>
    <w:rsid w:val="268B277A"/>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A6D42EE"/>
    <w:rsid w:val="4ACD526A"/>
    <w:rsid w:val="4B4657A8"/>
    <w:rsid w:val="4BDD3D32"/>
    <w:rsid w:val="4D716E0C"/>
    <w:rsid w:val="4E54422C"/>
    <w:rsid w:val="51465270"/>
    <w:rsid w:val="51F2313F"/>
    <w:rsid w:val="55B67537"/>
    <w:rsid w:val="55F80419"/>
    <w:rsid w:val="588D0655"/>
    <w:rsid w:val="58A87711"/>
    <w:rsid w:val="5E67245C"/>
    <w:rsid w:val="5F6C4BD9"/>
    <w:rsid w:val="5F715F24"/>
    <w:rsid w:val="5FC45355"/>
    <w:rsid w:val="60FF2947"/>
    <w:rsid w:val="623B2267"/>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FDB6B9F"/>
    <w:rsid w:val="704A0311"/>
    <w:rsid w:val="70763E5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DC98B7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rFonts w:eastAsia="黑体"/>
      <w:kern w:val="44"/>
      <w:sz w:val="32"/>
    </w:rPr>
  </w:style>
  <w:style w:type="paragraph" w:styleId="2">
    <w:name w:val="heading 2"/>
    <w:basedOn w:val="a"/>
    <w:next w:val="a"/>
    <w:unhideWhenUsed/>
    <w:qFormat/>
    <w:pPr>
      <w:keepNext/>
      <w:keepLines/>
      <w:spacing w:before="260" w:after="260" w:line="413" w:lineRule="auto"/>
      <w:ind w:firstLineChars="100" w:firstLine="482"/>
      <w:outlineLvl w:val="1"/>
    </w:pPr>
    <w:rPr>
      <w:rFonts w:ascii="Arial" w:eastAsia="黑体" w:hAnsi="Arial"/>
      <w:sz w:val="28"/>
    </w:rPr>
  </w:style>
  <w:style w:type="paragraph" w:styleId="3">
    <w:name w:val="heading 3"/>
    <w:basedOn w:val="a"/>
    <w:next w:val="a"/>
    <w:unhideWhenUsed/>
    <w:qFormat/>
    <w:pPr>
      <w:keepNext/>
      <w:keepLines/>
      <w:spacing w:before="260" w:after="260" w:line="413" w:lineRule="auto"/>
      <w:ind w:firstLineChars="200" w:firstLine="964"/>
      <w:outlineLvl w:val="2"/>
    </w:pPr>
    <w:rPr>
      <w:rFonts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20">
    <w:name w:val="toc 2"/>
    <w:basedOn w:val="a"/>
    <w:next w:val="a"/>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6">
    <w:name w:val="Normal (Web)"/>
    <w:basedOn w:val="a"/>
    <w:qFormat/>
    <w:rPr>
      <w:sz w:val="24"/>
    </w:rPr>
  </w:style>
  <w:style w:type="table" w:styleId="a7">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Emphasis"/>
    <w:basedOn w:val="a0"/>
    <w:qFormat/>
    <w:rPr>
      <w:i/>
    </w:rPr>
  </w:style>
  <w:style w:type="paragraph" w:styleId="a9">
    <w:name w:val="No Spacing"/>
    <w:uiPriority w:val="1"/>
    <w:qFormat/>
    <w:pPr>
      <w:widowControl w:val="0"/>
      <w:jc w:val="center"/>
    </w:pPr>
    <w:rPr>
      <w:rFonts w:asciiTheme="minorHAnsi" w:eastAsia="华文行楷" w:hAnsiTheme="minorHAnsi" w:cstheme="minorBidi"/>
      <w:kern w:val="2"/>
      <w:sz w:val="52"/>
      <w:szCs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aa">
    <w:name w:val="Balloon Text"/>
    <w:basedOn w:val="a"/>
    <w:link w:val="ab"/>
    <w:rsid w:val="004452FB"/>
    <w:rPr>
      <w:rFonts w:ascii="宋体" w:eastAsia="宋体"/>
      <w:sz w:val="18"/>
      <w:szCs w:val="18"/>
    </w:rPr>
  </w:style>
  <w:style w:type="character" w:customStyle="1" w:styleId="ab">
    <w:name w:val="批注框文本字符"/>
    <w:basedOn w:val="a0"/>
    <w:link w:val="aa"/>
    <w:rsid w:val="004452FB"/>
    <w:rPr>
      <w:rFonts w:ascii="宋体" w:hAnsiTheme="minorHAnsi" w:cstheme="minorBidi"/>
      <w:kern w:val="2"/>
      <w:sz w:val="18"/>
      <w:szCs w:val="18"/>
    </w:rPr>
  </w:style>
  <w:style w:type="character" w:styleId="ac">
    <w:name w:val="annotation reference"/>
    <w:basedOn w:val="a0"/>
    <w:rsid w:val="00B147C2"/>
    <w:rPr>
      <w:sz w:val="21"/>
      <w:szCs w:val="21"/>
    </w:rPr>
  </w:style>
  <w:style w:type="paragraph" w:styleId="ad">
    <w:name w:val="annotation text"/>
    <w:basedOn w:val="a"/>
    <w:link w:val="ae"/>
    <w:rsid w:val="00B147C2"/>
    <w:pPr>
      <w:jc w:val="left"/>
    </w:pPr>
  </w:style>
  <w:style w:type="character" w:customStyle="1" w:styleId="ae">
    <w:name w:val="批注文字字符"/>
    <w:basedOn w:val="a0"/>
    <w:link w:val="ad"/>
    <w:rsid w:val="00B147C2"/>
    <w:rPr>
      <w:rFonts w:asciiTheme="minorHAnsi" w:eastAsiaTheme="minorEastAsia" w:hAnsiTheme="minorHAnsi" w:cstheme="minorBidi"/>
      <w:kern w:val="2"/>
      <w:sz w:val="21"/>
      <w:szCs w:val="24"/>
    </w:rPr>
  </w:style>
  <w:style w:type="paragraph" w:styleId="af">
    <w:name w:val="annotation subject"/>
    <w:basedOn w:val="ad"/>
    <w:next w:val="ad"/>
    <w:link w:val="af0"/>
    <w:rsid w:val="00B147C2"/>
    <w:rPr>
      <w:b/>
      <w:bCs/>
    </w:rPr>
  </w:style>
  <w:style w:type="character" w:customStyle="1" w:styleId="af0">
    <w:name w:val="批注主题字符"/>
    <w:basedOn w:val="ae"/>
    <w:link w:val="af"/>
    <w:rsid w:val="00B147C2"/>
    <w:rPr>
      <w:rFonts w:asciiTheme="minorHAnsi" w:eastAsiaTheme="minorEastAsia" w:hAnsiTheme="minorHAnsi" w:cstheme="minorBidi"/>
      <w:b/>
      <w:bCs/>
      <w:kern w:val="2"/>
      <w:sz w:val="21"/>
      <w:szCs w:val="24"/>
    </w:rPr>
  </w:style>
  <w:style w:type="paragraph" w:styleId="af1">
    <w:name w:val="List Paragraph"/>
    <w:basedOn w:val="a"/>
    <w:uiPriority w:val="99"/>
    <w:rsid w:val="00A02F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4" Type="http://schemas.openxmlformats.org/officeDocument/2006/relationships/image" Target="media/image2.wmf"/><Relationship Id="rId15" Type="http://schemas.openxmlformats.org/officeDocument/2006/relationships/oleObject" Target="embeddings/oleObject2.bin"/><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wmf"/><Relationship Id="rId63" Type="http://schemas.openxmlformats.org/officeDocument/2006/relationships/theme" Target="theme/theme1.xm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40" Type="http://schemas.openxmlformats.org/officeDocument/2006/relationships/image" Target="media/image19.wmf"/><Relationship Id="rId41" Type="http://schemas.openxmlformats.org/officeDocument/2006/relationships/oleObject" Target="embeddings/oleObject11.bin"/><Relationship Id="rId42" Type="http://schemas.openxmlformats.org/officeDocument/2006/relationships/image" Target="media/image20.wmf"/><Relationship Id="rId43" Type="http://schemas.openxmlformats.org/officeDocument/2006/relationships/oleObject" Target="embeddings/oleObject12.bin"/><Relationship Id="rId44" Type="http://schemas.openxmlformats.org/officeDocument/2006/relationships/image" Target="media/image21.wmf"/><Relationship Id="rId45" Type="http://schemas.openxmlformats.org/officeDocument/2006/relationships/oleObject" Target="embeddings/oleObject13.bin"/><Relationship Id="rId46" Type="http://schemas.openxmlformats.org/officeDocument/2006/relationships/image" Target="media/image22.wmf"/><Relationship Id="rId47" Type="http://schemas.openxmlformats.org/officeDocument/2006/relationships/oleObject" Target="embeddings/oleObject14.bin"/><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30" Type="http://schemas.openxmlformats.org/officeDocument/2006/relationships/image" Target="media/image11.wmf"/><Relationship Id="rId31" Type="http://schemas.openxmlformats.org/officeDocument/2006/relationships/oleObject" Target="embeddings/oleObject9.bin"/><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wmf"/><Relationship Id="rId37" Type="http://schemas.openxmlformats.org/officeDocument/2006/relationships/oleObject" Target="embeddings/oleObject10.bin"/><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oleObject" Target="embeddings/oleObject3.bin"/><Relationship Id="rId21" Type="http://schemas.openxmlformats.org/officeDocument/2006/relationships/image" Target="media/image7.wmf"/><Relationship Id="rId22" Type="http://schemas.openxmlformats.org/officeDocument/2006/relationships/oleObject" Target="embeddings/oleObject4.bin"/><Relationship Id="rId23" Type="http://schemas.openxmlformats.org/officeDocument/2006/relationships/image" Target="media/image8.wmf"/><Relationship Id="rId24" Type="http://schemas.openxmlformats.org/officeDocument/2006/relationships/oleObject" Target="embeddings/oleObject5.bin"/><Relationship Id="rId25" Type="http://schemas.openxmlformats.org/officeDocument/2006/relationships/image" Target="media/image9.wmf"/><Relationship Id="rId26" Type="http://schemas.openxmlformats.org/officeDocument/2006/relationships/oleObject" Target="embeddings/oleObject6.bin"/><Relationship Id="rId27" Type="http://schemas.openxmlformats.org/officeDocument/2006/relationships/oleObject" Target="embeddings/oleObject7.bin"/><Relationship Id="rId28" Type="http://schemas.openxmlformats.org/officeDocument/2006/relationships/image" Target="media/image10.wmf"/><Relationship Id="rId29" Type="http://schemas.openxmlformats.org/officeDocument/2006/relationships/oleObject" Target="embeddings/oleObject8.bin"/><Relationship Id="rId60" Type="http://schemas.openxmlformats.org/officeDocument/2006/relationships/footer" Target="footer2.xml"/><Relationship Id="rId61" Type="http://schemas.openxmlformats.org/officeDocument/2006/relationships/fontTable" Target="fontTable.xml"/><Relationship Id="rId62" Type="http://schemas.microsoft.com/office/2011/relationships/people" Target="peop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30</Pages>
  <Words>3808</Words>
  <Characters>21709</Characters>
  <Application>Microsoft Macintosh Word</Application>
  <DocSecurity>0</DocSecurity>
  <Lines>180</Lines>
  <Paragraphs>50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25467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Microsoft Office 用户</cp:lastModifiedBy>
  <cp:revision>28</cp:revision>
  <dcterms:created xsi:type="dcterms:W3CDTF">2020-10-23T13:13:00Z</dcterms:created>
  <dcterms:modified xsi:type="dcterms:W3CDTF">2021-04-02T04:07:00Z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A84C108C9A2B4E2DAAFBB2A8F38D35C8</vt:lpwstr>
  </property>
</Properties>
</file>